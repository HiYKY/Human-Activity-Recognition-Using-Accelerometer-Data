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C69227" w14:textId="2FB9BA52" w:rsidR="00F318C7" w:rsidRDefault="004676BF">
      <w:pPr>
        <w:pStyle w:val="Title"/>
      </w:pPr>
      <w:ins w:id="0" w:author="User" w:date="2020-04-10T06:17:00Z">
        <w:r>
          <w:t xml:space="preserve">Solving </w:t>
        </w:r>
      </w:ins>
      <w:ins w:id="1" w:author="User" w:date="2020-04-10T06:18:00Z">
        <w:r>
          <w:t xml:space="preserve">Smartphone-based </w:t>
        </w:r>
      </w:ins>
      <w:r w:rsidR="00993F64">
        <w:t xml:space="preserve">Human Activity </w:t>
      </w:r>
      <w:del w:id="2" w:author="User" w:date="2020-04-10T06:19:00Z">
        <w:r w:rsidR="00993F64" w:rsidDel="002C533F">
          <w:delText xml:space="preserve">Recognition </w:delText>
        </w:r>
      </w:del>
      <w:ins w:id="3" w:author="User" w:date="2020-04-10T06:19:00Z">
        <w:r w:rsidR="002C533F">
          <w:t>problem</w:t>
        </w:r>
        <w:r w:rsidR="002C533F">
          <w:t xml:space="preserve"> </w:t>
        </w:r>
      </w:ins>
      <w:r w:rsidR="00993F64">
        <w:t xml:space="preserve">using </w:t>
      </w:r>
      <w:del w:id="4" w:author="User" w:date="2020-04-10T06:18:00Z">
        <w:r w:rsidR="00993F64" w:rsidDel="004676BF">
          <w:delText>Accelerometer Data</w:delText>
        </w:r>
      </w:del>
      <w:ins w:id="5" w:author="User" w:date="2020-04-10T06:18:00Z">
        <w:r>
          <w:t xml:space="preserve">Recurrent Neural Network with CNN features </w:t>
        </w:r>
      </w:ins>
    </w:p>
    <w:p w14:paraId="5EE1C512" w14:textId="77777777" w:rsidR="00F318C7" w:rsidRDefault="00993F64">
      <w:pPr>
        <w:pBdr>
          <w:top w:val="nil"/>
          <w:left w:val="nil"/>
          <w:bottom w:val="nil"/>
          <w:right w:val="nil"/>
          <w:between w:val="nil"/>
        </w:pBdr>
        <w:ind w:firstLine="0"/>
        <w:jc w:val="left"/>
        <w:rPr>
          <w:color w:val="000000"/>
          <w:sz w:val="22"/>
          <w:szCs w:val="22"/>
          <w:vertAlign w:val="superscript"/>
        </w:rPr>
      </w:pPr>
      <w:r>
        <w:rPr>
          <w:color w:val="000000"/>
          <w:sz w:val="22"/>
          <w:szCs w:val="22"/>
        </w:rPr>
        <w:t xml:space="preserve">First </w:t>
      </w:r>
      <w:proofErr w:type="spellStart"/>
      <w:r>
        <w:rPr>
          <w:color w:val="000000"/>
          <w:sz w:val="22"/>
          <w:szCs w:val="22"/>
        </w:rPr>
        <w:t>Author</w:t>
      </w:r>
      <w:r>
        <w:rPr>
          <w:color w:val="000000"/>
          <w:sz w:val="22"/>
          <w:szCs w:val="22"/>
          <w:vertAlign w:val="superscript"/>
        </w:rPr>
        <w:t>a</w:t>
      </w:r>
      <w:proofErr w:type="spellEnd"/>
      <w:r>
        <w:rPr>
          <w:color w:val="000000"/>
          <w:sz w:val="22"/>
          <w:szCs w:val="22"/>
          <w:vertAlign w:val="superscript"/>
        </w:rPr>
        <w:t>,</w:t>
      </w:r>
      <w:r>
        <w:rPr>
          <w:color w:val="000000"/>
          <w:sz w:val="22"/>
          <w:szCs w:val="22"/>
          <w:vertAlign w:val="superscript"/>
        </w:rPr>
        <w:footnoteReference w:id="1"/>
      </w:r>
      <w:r>
        <w:rPr>
          <w:color w:val="000000"/>
          <w:sz w:val="22"/>
          <w:szCs w:val="22"/>
        </w:rPr>
        <w:t xml:space="preserve">*, Second </w:t>
      </w:r>
      <w:proofErr w:type="spellStart"/>
      <w:r>
        <w:rPr>
          <w:color w:val="000000"/>
          <w:sz w:val="22"/>
          <w:szCs w:val="22"/>
        </w:rPr>
        <w:t>Author</w:t>
      </w:r>
      <w:r>
        <w:rPr>
          <w:color w:val="000000"/>
          <w:sz w:val="22"/>
          <w:szCs w:val="22"/>
          <w:vertAlign w:val="superscript"/>
        </w:rPr>
        <w:t>b</w:t>
      </w:r>
      <w:proofErr w:type="spellEnd"/>
      <w:r>
        <w:rPr>
          <w:color w:val="000000"/>
          <w:sz w:val="22"/>
          <w:szCs w:val="22"/>
        </w:rPr>
        <w:t xml:space="preserve"> and Third </w:t>
      </w:r>
      <w:proofErr w:type="spellStart"/>
      <w:r>
        <w:rPr>
          <w:color w:val="000000"/>
          <w:sz w:val="22"/>
          <w:szCs w:val="22"/>
        </w:rPr>
        <w:t>Author</w:t>
      </w:r>
      <w:r>
        <w:rPr>
          <w:color w:val="000000"/>
          <w:sz w:val="22"/>
          <w:szCs w:val="22"/>
          <w:vertAlign w:val="superscript"/>
        </w:rPr>
        <w:t>b</w:t>
      </w:r>
      <w:proofErr w:type="spellEnd"/>
    </w:p>
    <w:p w14:paraId="16523AC1" w14:textId="77777777" w:rsidR="00F318C7" w:rsidRDefault="00993F64">
      <w:pPr>
        <w:pBdr>
          <w:top w:val="nil"/>
          <w:left w:val="nil"/>
          <w:bottom w:val="nil"/>
          <w:right w:val="nil"/>
          <w:between w:val="nil"/>
        </w:pBdr>
        <w:ind w:firstLine="0"/>
        <w:jc w:val="left"/>
        <w:rPr>
          <w:i/>
          <w:color w:val="000000"/>
        </w:rPr>
      </w:pPr>
      <w:proofErr w:type="spellStart"/>
      <w:r>
        <w:rPr>
          <w:color w:val="000000"/>
          <w:vertAlign w:val="superscript"/>
        </w:rPr>
        <w:t>a</w:t>
      </w:r>
      <w:r>
        <w:rPr>
          <w:i/>
          <w:color w:val="000000"/>
        </w:rPr>
        <w:t>Journal</w:t>
      </w:r>
      <w:proofErr w:type="spellEnd"/>
      <w:r>
        <w:rPr>
          <w:i/>
          <w:color w:val="000000"/>
        </w:rPr>
        <w:t xml:space="preserve"> Production Department, IOS Press, </w:t>
      </w:r>
      <w:proofErr w:type="spellStart"/>
      <w:r>
        <w:rPr>
          <w:i/>
          <w:color w:val="000000"/>
        </w:rPr>
        <w:t>Nieuwe</w:t>
      </w:r>
      <w:proofErr w:type="spellEnd"/>
      <w:r>
        <w:rPr>
          <w:i/>
          <w:color w:val="000000"/>
        </w:rPr>
        <w:t xml:space="preserve"> </w:t>
      </w:r>
      <w:proofErr w:type="spellStart"/>
      <w:r>
        <w:rPr>
          <w:i/>
          <w:color w:val="000000"/>
        </w:rPr>
        <w:t>Hemweg</w:t>
      </w:r>
      <w:proofErr w:type="spellEnd"/>
      <w:r>
        <w:rPr>
          <w:i/>
          <w:color w:val="000000"/>
        </w:rPr>
        <w:t xml:space="preserve"> 6b, 1013 BG, Amsterdam, The Netherlands</w:t>
      </w:r>
    </w:p>
    <w:p w14:paraId="6BA4B136" w14:textId="77777777" w:rsidR="00F318C7" w:rsidRDefault="00993F64">
      <w:pPr>
        <w:pBdr>
          <w:top w:val="nil"/>
          <w:left w:val="nil"/>
          <w:bottom w:val="nil"/>
          <w:right w:val="nil"/>
          <w:between w:val="nil"/>
        </w:pBdr>
        <w:ind w:firstLine="0"/>
        <w:jc w:val="left"/>
        <w:rPr>
          <w:i/>
          <w:color w:val="000000"/>
        </w:rPr>
      </w:pPr>
      <w:proofErr w:type="spellStart"/>
      <w:r>
        <w:rPr>
          <w:color w:val="000000"/>
          <w:vertAlign w:val="superscript"/>
        </w:rPr>
        <w:t>b</w:t>
      </w:r>
      <w:r>
        <w:rPr>
          <w:i/>
          <w:color w:val="000000"/>
        </w:rPr>
        <w:t>Deparment</w:t>
      </w:r>
      <w:proofErr w:type="spellEnd"/>
      <w:r>
        <w:rPr>
          <w:i/>
          <w:color w:val="000000"/>
        </w:rPr>
        <w:t xml:space="preserve"> first, then University or Company name, </w:t>
      </w:r>
      <w:proofErr w:type="gramStart"/>
      <w:r>
        <w:rPr>
          <w:i/>
          <w:color w:val="000000"/>
        </w:rPr>
        <w:t>Insert</w:t>
      </w:r>
      <w:proofErr w:type="gramEnd"/>
      <w:r>
        <w:rPr>
          <w:i/>
          <w:color w:val="000000"/>
        </w:rPr>
        <w:t xml:space="preserve"> a complete correspondence (mailing) address, Abbreviate US states, Include country</w:t>
      </w:r>
    </w:p>
    <w:p w14:paraId="282F602D" w14:textId="77777777" w:rsidR="00F318C7" w:rsidRDefault="00993F64">
      <w:pPr>
        <w:pBdr>
          <w:top w:val="nil"/>
          <w:left w:val="nil"/>
          <w:bottom w:val="nil"/>
          <w:right w:val="nil"/>
          <w:between w:val="nil"/>
        </w:pBdr>
        <w:spacing w:before="600" w:after="200"/>
        <w:ind w:firstLine="0"/>
        <w:rPr>
          <w:color w:val="000000"/>
          <w:sz w:val="18"/>
          <w:szCs w:val="18"/>
        </w:rPr>
      </w:pPr>
      <w:r>
        <w:rPr>
          <w:b/>
          <w:color w:val="000000"/>
          <w:sz w:val="18"/>
          <w:szCs w:val="18"/>
        </w:rPr>
        <w:t xml:space="preserve">Abstract. </w:t>
      </w:r>
      <w:r w:rsidRPr="00715136">
        <w:rPr>
          <w:color w:val="000000"/>
          <w:sz w:val="18"/>
          <w:szCs w:val="18"/>
          <w:highlight w:val="yellow"/>
          <w:rPrChange w:id="6" w:author="User" w:date="2020-04-06T10:00:00Z">
            <w:rPr>
              <w:color w:val="000000"/>
              <w:sz w:val="18"/>
              <w:szCs w:val="18"/>
            </w:rPr>
          </w:rPrChange>
        </w:rPr>
        <w:t xml:space="preserve">Wearable-based approach and vision-based approach are two of the most common approaches in human activity recognition. However, these approaches are inconvenient and not easy to implement. For instance, there is a privacy issue revolving in the vision-based approach. Hence, smartphone-based human physical activity recognition is a popular alternative. In this paper, we propose a HAR model connecting CNN and </w:t>
      </w:r>
      <w:proofErr w:type="spellStart"/>
      <w:r w:rsidRPr="00715136">
        <w:rPr>
          <w:color w:val="000000"/>
          <w:sz w:val="18"/>
          <w:szCs w:val="18"/>
          <w:highlight w:val="yellow"/>
          <w:rPrChange w:id="7" w:author="User" w:date="2020-04-06T10:00:00Z">
            <w:rPr>
              <w:color w:val="000000"/>
              <w:sz w:val="18"/>
              <w:szCs w:val="18"/>
            </w:rPr>
          </w:rPrChange>
        </w:rPr>
        <w:t>Bidir</w:t>
      </w:r>
      <w:proofErr w:type="spellEnd"/>
      <w:r w:rsidRPr="00715136">
        <w:rPr>
          <w:color w:val="000000"/>
          <w:sz w:val="18"/>
          <w:szCs w:val="18"/>
          <w:highlight w:val="yellow"/>
          <w:rPrChange w:id="8" w:author="User" w:date="2020-04-06T10:00:00Z">
            <w:rPr>
              <w:color w:val="000000"/>
              <w:sz w:val="18"/>
              <w:szCs w:val="18"/>
            </w:rPr>
          </w:rPrChange>
        </w:rPr>
        <w:t>-LSTM to interpret and predict accelerometer data captured using a smartphone for activity recognition. The proposed deep model is able to extract deep features from both spatial and temporal domains of the inertial data. The recognition accuracy of the proposed model is assessed using UCI and WISDM accelerometer data. Empirical results exhibit a promising performance.</w:t>
      </w:r>
    </w:p>
    <w:p w14:paraId="3C89660E" w14:textId="77777777" w:rsidR="00F318C7" w:rsidRDefault="00993F64">
      <w:pPr>
        <w:pBdr>
          <w:top w:val="nil"/>
          <w:left w:val="nil"/>
          <w:bottom w:val="nil"/>
          <w:right w:val="nil"/>
          <w:between w:val="nil"/>
        </w:pBdr>
        <w:spacing w:after="600"/>
        <w:ind w:firstLine="0"/>
        <w:rPr>
          <w:color w:val="000000"/>
          <w:sz w:val="18"/>
          <w:szCs w:val="18"/>
        </w:rPr>
      </w:pPr>
      <w:r>
        <w:rPr>
          <w:color w:val="000000"/>
          <w:sz w:val="18"/>
          <w:szCs w:val="18"/>
        </w:rPr>
        <w:t>Keywords: Keyword one, keyword two, keyword three, keyword four, keyword five</w:t>
      </w:r>
    </w:p>
    <w:p w14:paraId="7E1CFA67" w14:textId="77777777" w:rsidR="00F318C7" w:rsidRDefault="00F318C7">
      <w:pPr>
        <w:sectPr w:rsidR="00F318C7">
          <w:pgSz w:w="11907" w:h="16840"/>
          <w:pgMar w:top="2552" w:right="1361" w:bottom="2098" w:left="1361" w:header="851" w:footer="1134" w:gutter="0"/>
          <w:pgNumType w:start="1"/>
          <w:cols w:space="720" w:equalWidth="0">
            <w:col w:w="9360"/>
          </w:cols>
        </w:sectPr>
      </w:pPr>
    </w:p>
    <w:p w14:paraId="38BF4106" w14:textId="77777777" w:rsidR="00F318C7" w:rsidRDefault="00993F64">
      <w:pPr>
        <w:pStyle w:val="Heading1"/>
        <w:numPr>
          <w:ilvl w:val="0"/>
          <w:numId w:val="2"/>
        </w:numPr>
        <w:spacing w:before="0"/>
      </w:pPr>
      <w:r>
        <w:lastRenderedPageBreak/>
        <w:t xml:space="preserve"> Introduction</w:t>
      </w:r>
    </w:p>
    <w:p w14:paraId="1C2E438C" w14:textId="77777777" w:rsidR="00F318C7" w:rsidRDefault="00993F64">
      <w:pPr>
        <w:ind w:firstLine="0"/>
      </w:pPr>
      <w:r>
        <w:t>On World Health Organization (WHO) website, Global Health Observatory (GHO) data reveals approximately 2</w:t>
      </w:r>
      <w:ins w:id="9" w:author="User" w:date="2020-04-06T10:00:00Z">
        <w:r w:rsidR="00883F56">
          <w:t>3</w:t>
        </w:r>
      </w:ins>
      <w:del w:id="10" w:author="User" w:date="2020-04-06T10:00:00Z">
        <w:r w:rsidDel="00715136">
          <w:delText>3</w:delText>
        </w:r>
      </w:del>
      <w:r>
        <w:t xml:space="preserve">% of adults are not sufficiently active [1]. The level of insufficient physical activity is even worse in those high-income countries, which about 60% adults are insufficiently physically active.  Physical inactivity is </w:t>
      </w:r>
      <w:del w:id="11" w:author="User" w:date="2020-04-06T10:01:00Z">
        <w:r w:rsidDel="00963503">
          <w:delText>on</w:delText>
        </w:r>
      </w:del>
      <w:ins w:id="12" w:author="User" w:date="2020-04-06T10:01:00Z">
        <w:r w:rsidR="00963503">
          <w:t>one</w:t>
        </w:r>
      </w:ins>
      <w:r>
        <w:t xml:space="preserve"> of the ten top  risk factors for mortality. WHO applauded that there is 20% to 30% increased risk of all-cause mortality to people who are insufficiently physically active, compared to those who have at least two and half </w:t>
      </w:r>
      <w:del w:id="13" w:author="User" w:date="2020-04-06T10:01:00Z">
        <w:r w:rsidDel="00963503">
          <w:delText>hours</w:delText>
        </w:r>
      </w:del>
      <w:ins w:id="14" w:author="User" w:date="2020-04-06T10:01:00Z">
        <w:r w:rsidR="00963503">
          <w:t>hours’</w:t>
        </w:r>
      </w:ins>
      <w:r>
        <w:t xml:space="preserve"> moderate intensity physical activity per week. </w:t>
      </w:r>
    </w:p>
    <w:p w14:paraId="35E20676" w14:textId="77777777" w:rsidR="00F318C7" w:rsidRDefault="00993F64">
      <w:pPr>
        <w:ind w:firstLine="0"/>
      </w:pPr>
      <w:r>
        <w:t xml:space="preserve">    Overwhelming testimony substantiates the belief that insufficiency of physical activity contributes to a host of chronic diseases such as </w:t>
      </w:r>
      <w:del w:id="15" w:author="User" w:date="2020-04-06T10:01:00Z">
        <w:r w:rsidDel="00963503">
          <w:delText>ischaemic</w:delText>
        </w:r>
      </w:del>
      <w:ins w:id="16" w:author="User" w:date="2020-04-06T10:01:00Z">
        <w:r w:rsidR="00963503">
          <w:t>ischemic</w:t>
        </w:r>
      </w:ins>
      <w:r>
        <w:t xml:space="preserve"> heart disease, high blood pressure, diabetes, stroke, hypertension, depression and cancers [2]</w:t>
      </w:r>
      <w:del w:id="17" w:author="User" w:date="2020-04-06T10:03:00Z">
        <w:r w:rsidDel="00993403">
          <w:delText xml:space="preserve">, </w:delText>
        </w:r>
      </w:del>
      <w:r>
        <w:t xml:space="preserve">[3]. The upsurge of chronic diseases potentially impacts social and economic costs, for example unemployment at the </w:t>
      </w:r>
      <w:proofErr w:type="spellStart"/>
      <w:r>
        <w:lastRenderedPageBreak/>
        <w:t>labour</w:t>
      </w:r>
      <w:proofErr w:type="spellEnd"/>
      <w:r>
        <w:t xml:space="preserve"> market, financial burden etc</w:t>
      </w:r>
      <w:ins w:id="18" w:author="User" w:date="2020-04-06T10:02:00Z">
        <w:r w:rsidR="00963503">
          <w:t>.</w:t>
        </w:r>
      </w:ins>
      <w:r>
        <w:t xml:space="preserve"> [4]. Hence, communities must take action to increase </w:t>
      </w:r>
      <w:del w:id="19" w:author="User" w:date="2020-04-06T10:02:00Z">
        <w:r w:rsidDel="00963503">
          <w:delText>individuals</w:delText>
        </w:r>
      </w:del>
      <w:ins w:id="20" w:author="User" w:date="2020-04-06T10:02:00Z">
        <w:r w:rsidR="00963503">
          <w:t>individuals’</w:t>
        </w:r>
      </w:ins>
      <w:r>
        <w:t xml:space="preserve"> physical activity.   </w:t>
      </w:r>
    </w:p>
    <w:p w14:paraId="3B1EA3FA" w14:textId="77777777" w:rsidR="00F318C7" w:rsidRDefault="00993F64">
      <w:pPr>
        <w:ind w:firstLine="0"/>
      </w:pPr>
      <w:r>
        <w:t xml:space="preserve">    Regular recognition and self-monitoring of physical activity </w:t>
      </w:r>
      <w:del w:id="21" w:author="User" w:date="2020-04-06T10:03:00Z">
        <w:r w:rsidDel="00993403">
          <w:delText xml:space="preserve">can </w:delText>
        </w:r>
      </w:del>
      <w:r>
        <w:t>potentially encourage habits of adopting a healthy lifestyle such as regular exercise</w:t>
      </w:r>
      <w:del w:id="22" w:author="User" w:date="2020-04-06T10:04:00Z">
        <w:r w:rsidDel="00993403">
          <w:delText>, as they have more positive outcome expectancy of their body figure</w:delText>
        </w:r>
      </w:del>
      <w:r>
        <w:t xml:space="preserve"> [5]</w:t>
      </w:r>
      <w:del w:id="23" w:author="User" w:date="2020-04-06T10:03:00Z">
        <w:r w:rsidDel="00993403">
          <w:delText xml:space="preserve">, </w:delText>
        </w:r>
      </w:del>
      <w:r>
        <w:t xml:space="preserve">[6]. </w:t>
      </w:r>
      <w:r>
        <w:rPr>
          <w:color w:val="000000"/>
          <w:highlight w:val="white"/>
        </w:rPr>
        <w:t xml:space="preserve">ICT-enabled assisted living or “ambient assisted living” (AAL) </w:t>
      </w:r>
      <w:del w:id="24" w:author="User" w:date="2020-04-06T10:04:00Z">
        <w:r w:rsidDel="00993403">
          <w:rPr>
            <w:color w:val="000000"/>
            <w:highlight w:val="white"/>
          </w:rPr>
          <w:delText>sytems</w:delText>
        </w:r>
      </w:del>
      <w:ins w:id="25" w:author="User" w:date="2020-04-06T10:04:00Z">
        <w:r w:rsidR="00993403">
          <w:rPr>
            <w:color w:val="000000"/>
            <w:highlight w:val="white"/>
          </w:rPr>
          <w:t>systems</w:t>
        </w:r>
      </w:ins>
      <w:r>
        <w:rPr>
          <w:color w:val="000000"/>
          <w:highlight w:val="white"/>
        </w:rPr>
        <w:t xml:space="preserve"> are solutions for the objective. Intelligent </w:t>
      </w:r>
      <w:r>
        <w:t xml:space="preserve">human activity recognition (HAR) system is one of the crucial components in such innovations. There are </w:t>
      </w:r>
      <w:del w:id="26" w:author="User" w:date="2020-04-06T10:04:00Z">
        <w:r w:rsidDel="00993403">
          <w:delText xml:space="preserve">two </w:delText>
        </w:r>
      </w:del>
      <w:ins w:id="27" w:author="User" w:date="2020-04-06T10:04:00Z">
        <w:r w:rsidR="00993403">
          <w:t xml:space="preserve">three </w:t>
        </w:r>
      </w:ins>
      <w:r>
        <w:t>kinds of HAR systems: vision-based, wearable sensor-based and smartphone-based [4]</w:t>
      </w:r>
      <w:del w:id="28" w:author="User" w:date="2020-04-06T10:04:00Z">
        <w:r w:rsidDel="00993403">
          <w:delText xml:space="preserve">, </w:delText>
        </w:r>
      </w:del>
      <w:r>
        <w:t>[7]</w:t>
      </w:r>
      <w:ins w:id="29" w:author="User" w:date="2020-04-06T10:04:00Z">
        <w:r w:rsidR="00993403">
          <w:t>[8][9]</w:t>
        </w:r>
      </w:ins>
      <w:del w:id="30" w:author="User" w:date="2020-04-06T10:04:00Z">
        <w:r w:rsidDel="00993403">
          <w:delText>–</w:delText>
        </w:r>
      </w:del>
      <w:r>
        <w:t>[10].</w:t>
      </w:r>
    </w:p>
    <w:p w14:paraId="21856FC2" w14:textId="77777777" w:rsidR="00F318C7" w:rsidRDefault="00993F64">
      <w:pPr>
        <w:pStyle w:val="Heading1"/>
        <w:numPr>
          <w:ilvl w:val="0"/>
          <w:numId w:val="2"/>
        </w:numPr>
      </w:pPr>
      <w:r>
        <w:t>Motivation</w:t>
      </w:r>
    </w:p>
    <w:p w14:paraId="171D3953" w14:textId="77777777" w:rsidR="00F318C7" w:rsidRDefault="00993F64">
      <w:r>
        <w:t xml:space="preserve">Wearable sensor-based approach and vision-based approach are two of the most common approaches in HAR. Both attain promising recognition performance, reaching above 80% accuracy in recognizing human </w:t>
      </w:r>
      <w:r>
        <w:lastRenderedPageBreak/>
        <w:t>physical activity [7]</w:t>
      </w:r>
      <w:del w:id="31" w:author="User" w:date="2020-04-06T10:05:00Z">
        <w:r w:rsidDel="005354B2">
          <w:delText xml:space="preserve">, </w:delText>
        </w:r>
      </w:del>
      <w:r>
        <w:t>[11]</w:t>
      </w:r>
      <w:del w:id="32" w:author="User" w:date="2020-04-06T10:05:00Z">
        <w:r w:rsidDel="005354B2">
          <w:delText xml:space="preserve">, </w:delText>
        </w:r>
      </w:del>
      <w:r>
        <w:t xml:space="preserve">[12]. However, these approaches are inconvenient and not easy to implement. For instance, there is a privacy issue revolving in the vision-based approach. Placing a surveillance camera in public places may violate the law and require extensive justification to obtain permits. On the other hand, in wearable sensor-based approach, some people are reluctant to wear the sensor device(s) [13]. </w:t>
      </w:r>
    </w:p>
    <w:p w14:paraId="572CE271" w14:textId="78701F88" w:rsidR="00F318C7" w:rsidRDefault="00993F64">
      <w:pPr>
        <w:rPr>
          <w:ins w:id="33" w:author="User" w:date="2020-04-07T10:32:00Z"/>
          <w:color w:val="FF0000"/>
        </w:rPr>
      </w:pPr>
      <w:r>
        <w:t>Henceforth, physical activity prediction using smartphone is a contemporary research area in HAR domain. Smartphone is a sensor-based ubiquitous piece of technology that is far more than just a communication device. With great technology development, smartphones are packed with high-end hardware and features. A number of sensors is embedded inside smartphones, including motion sensors.</w:t>
      </w:r>
      <w:r>
        <w:rPr>
          <w:color w:val="000000"/>
          <w:highlight w:val="white"/>
        </w:rPr>
        <w:t xml:space="preserve"> The potential of smartphone-based HAR approach is uplifted due to the mobility and simplicity of smartphone usage, providing people something that is very accessible and easy to use. Hence, a </w:t>
      </w:r>
      <w:del w:id="34" w:author="User" w:date="2020-04-06T10:06:00Z">
        <w:r w:rsidDel="0062029A">
          <w:rPr>
            <w:color w:val="000000"/>
            <w:highlight w:val="white"/>
          </w:rPr>
          <w:delText>smartpone</w:delText>
        </w:r>
      </w:del>
      <w:ins w:id="35" w:author="User" w:date="2020-04-06T10:06:00Z">
        <w:r w:rsidR="0062029A">
          <w:rPr>
            <w:color w:val="000000"/>
            <w:highlight w:val="white"/>
          </w:rPr>
          <w:t>smartphone</w:t>
        </w:r>
      </w:ins>
      <w:r>
        <w:rPr>
          <w:color w:val="000000"/>
          <w:highlight w:val="white"/>
        </w:rPr>
        <w:t xml:space="preserve">-based human physical activity </w:t>
      </w:r>
      <w:del w:id="36" w:author="User" w:date="2020-04-06T10:06:00Z">
        <w:r w:rsidDel="0062029A">
          <w:rPr>
            <w:color w:val="000000"/>
            <w:highlight w:val="white"/>
          </w:rPr>
          <w:delText xml:space="preserve">prediction </w:delText>
        </w:r>
      </w:del>
      <w:ins w:id="37" w:author="User" w:date="2020-04-06T10:06:00Z">
        <w:r w:rsidR="0062029A">
          <w:rPr>
            <w:color w:val="000000"/>
            <w:highlight w:val="white"/>
          </w:rPr>
          <w:t xml:space="preserve">recognition </w:t>
        </w:r>
      </w:ins>
      <w:r>
        <w:rPr>
          <w:color w:val="000000"/>
          <w:highlight w:val="white"/>
        </w:rPr>
        <w:t>system based on temporal dynamics deep features is proposed in this paper</w:t>
      </w:r>
      <w:r w:rsidRPr="00AF4B26">
        <w:rPr>
          <w:color w:val="FF0000"/>
          <w:highlight w:val="white"/>
          <w:rPrChange w:id="38" w:author="User" w:date="2020-04-07T10:27:00Z">
            <w:rPr>
              <w:color w:val="000000"/>
              <w:highlight w:val="white"/>
            </w:rPr>
          </w:rPrChange>
        </w:rPr>
        <w:t>.</w:t>
      </w:r>
      <w:ins w:id="39" w:author="User" w:date="2020-04-07T10:26:00Z">
        <w:r w:rsidR="00AF4B26" w:rsidRPr="00AF4B26">
          <w:rPr>
            <w:color w:val="FF0000"/>
            <w:rPrChange w:id="40" w:author="User" w:date="2020-04-07T10:27:00Z">
              <w:rPr>
                <w:color w:val="000000"/>
              </w:rPr>
            </w:rPrChange>
          </w:rPr>
          <w:t xml:space="preserve"> </w:t>
        </w:r>
      </w:ins>
      <w:ins w:id="41" w:author="User" w:date="2020-04-07T10:31:00Z">
        <w:r w:rsidR="00AF4B26">
          <w:rPr>
            <w:color w:val="FF0000"/>
          </w:rPr>
          <w:t>A</w:t>
        </w:r>
      </w:ins>
      <w:ins w:id="42" w:author="User" w:date="2020-04-07T10:30:00Z">
        <w:r w:rsidR="00AF4B26">
          <w:rPr>
            <w:color w:val="FF0000"/>
          </w:rPr>
          <w:t xml:space="preserve">n amalgamation of </w:t>
        </w:r>
      </w:ins>
      <w:ins w:id="43" w:author="User" w:date="2020-04-07T10:29:00Z">
        <w:r w:rsidR="00AF4B26">
          <w:rPr>
            <w:color w:val="FF0000"/>
          </w:rPr>
          <w:t>o</w:t>
        </w:r>
      </w:ins>
      <w:ins w:id="44" w:author="User" w:date="2020-04-07T10:26:00Z">
        <w:r w:rsidR="00AF4B26" w:rsidRPr="00AF4B26">
          <w:rPr>
            <w:color w:val="FF0000"/>
            <w:rPrChange w:id="45" w:author="User" w:date="2020-04-07T10:27:00Z">
              <w:rPr>
                <w:color w:val="000000"/>
              </w:rPr>
            </w:rPrChange>
          </w:rPr>
          <w:t xml:space="preserve">ne-dimensional (1D) convolutional neural network </w:t>
        </w:r>
      </w:ins>
      <w:ins w:id="46" w:author="User" w:date="2020-04-07T10:31:00Z">
        <w:r w:rsidR="00AF4B26">
          <w:rPr>
            <w:color w:val="FF0000"/>
          </w:rPr>
          <w:t>and recurrent neural network</w:t>
        </w:r>
      </w:ins>
      <w:ins w:id="47" w:author="User" w:date="2020-04-09T09:58:00Z">
        <w:r w:rsidR="00664EED">
          <w:rPr>
            <w:color w:val="FF0000"/>
          </w:rPr>
          <w:t xml:space="preserve"> (RNN)</w:t>
        </w:r>
      </w:ins>
      <w:ins w:id="48" w:author="User" w:date="2020-04-07T10:31:00Z">
        <w:r w:rsidR="00AF4B26">
          <w:rPr>
            <w:color w:val="FF0000"/>
          </w:rPr>
          <w:t xml:space="preserve"> variant</w:t>
        </w:r>
      </w:ins>
      <w:ins w:id="49" w:author="User" w:date="2020-04-09T09:48:00Z">
        <w:r w:rsidR="005833AA">
          <w:rPr>
            <w:color w:val="FF0000"/>
          </w:rPr>
          <w:t>, i.e. bi-directional Long Short Term Memory,</w:t>
        </w:r>
      </w:ins>
      <w:ins w:id="50" w:author="User" w:date="2020-04-07T10:31:00Z">
        <w:r w:rsidR="00AF4B26">
          <w:rPr>
            <w:color w:val="FF0000"/>
          </w:rPr>
          <w:t xml:space="preserve"> is proposed to predict human activity based on the inertial data captured from smartphone</w:t>
        </w:r>
      </w:ins>
      <w:ins w:id="51" w:author="User" w:date="2020-04-07T10:32:00Z">
        <w:r w:rsidR="00AF4B26">
          <w:rPr>
            <w:color w:val="FF0000"/>
          </w:rPr>
          <w:t>, illustrated in Fig. 1.</w:t>
        </w:r>
      </w:ins>
    </w:p>
    <w:p w14:paraId="23D869B4" w14:textId="405BDB92" w:rsidR="00AF4B26" w:rsidRDefault="00AF4B26">
      <w:pPr>
        <w:rPr>
          <w:ins w:id="52" w:author="User" w:date="2020-04-07T10:32:00Z"/>
          <w:color w:val="FF0000"/>
        </w:rPr>
      </w:pPr>
    </w:p>
    <w:p w14:paraId="1F034293" w14:textId="5B1DCAFB" w:rsidR="00AF4B26" w:rsidRDefault="00AF4B26">
      <w:pPr>
        <w:rPr>
          <w:ins w:id="53" w:author="User" w:date="2020-04-07T10:32:00Z"/>
          <w:color w:val="FF0000"/>
        </w:rPr>
      </w:pPr>
    </w:p>
    <w:p w14:paraId="2100E743" w14:textId="16037311" w:rsidR="00AF4B26" w:rsidRDefault="00D05704">
      <w:pPr>
        <w:rPr>
          <w:ins w:id="54" w:author="User" w:date="2020-04-07T10:33:00Z"/>
          <w:color w:val="FF0000"/>
        </w:rPr>
      </w:pPr>
      <w:ins w:id="55" w:author="User" w:date="2020-04-07T10:33:00Z">
        <w:r>
          <w:rPr>
            <w:noProof/>
            <w:color w:val="FF0000"/>
          </w:rPr>
          <w:drawing>
            <wp:inline distT="0" distB="0" distL="0" distR="0" wp14:anchorId="3CAD7F3C" wp14:editId="4F9804F8">
              <wp:extent cx="2687320" cy="26955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7D829A5.tmp"/>
                      <pic:cNvPicPr/>
                    </pic:nvPicPr>
                    <pic:blipFill>
                      <a:blip r:embed="rId7">
                        <a:extLst>
                          <a:ext uri="{28A0092B-C50C-407E-A947-70E740481C1C}">
                            <a14:useLocalDpi xmlns:a14="http://schemas.microsoft.com/office/drawing/2010/main" val="0"/>
                          </a:ext>
                        </a:extLst>
                      </a:blip>
                      <a:stretch>
                        <a:fillRect/>
                      </a:stretch>
                    </pic:blipFill>
                    <pic:spPr>
                      <a:xfrm>
                        <a:off x="0" y="0"/>
                        <a:ext cx="2687320" cy="2695575"/>
                      </a:xfrm>
                      <a:prstGeom prst="rect">
                        <a:avLst/>
                      </a:prstGeom>
                    </pic:spPr>
                  </pic:pic>
                </a:graphicData>
              </a:graphic>
            </wp:inline>
          </w:drawing>
        </w:r>
      </w:ins>
    </w:p>
    <w:p w14:paraId="1D6205E8" w14:textId="5A71FBF7" w:rsidR="00D05704" w:rsidRDefault="00D05704">
      <w:pPr>
        <w:rPr>
          <w:ins w:id="56" w:author="User" w:date="2020-04-07T10:33:00Z"/>
          <w:color w:val="FF0000"/>
        </w:rPr>
      </w:pPr>
      <w:ins w:id="57" w:author="User" w:date="2020-04-07T10:33:00Z">
        <w:r>
          <w:rPr>
            <w:color w:val="FF0000"/>
          </w:rPr>
          <w:t>Redraw but based on this fig to fit your model</w:t>
        </w:r>
      </w:ins>
    </w:p>
    <w:p w14:paraId="61DC242C" w14:textId="1338127E" w:rsidR="00D05704" w:rsidRDefault="00D05704">
      <w:pPr>
        <w:rPr>
          <w:ins w:id="58" w:author="User" w:date="2020-04-07T10:34:00Z"/>
          <w:color w:val="FF0000"/>
        </w:rPr>
      </w:pPr>
      <w:ins w:id="59" w:author="User" w:date="2020-04-07T10:33:00Z">
        <w:r>
          <w:rPr>
            <w:color w:val="FF0000"/>
          </w:rPr>
          <w:t>LSTM based DRNN</w:t>
        </w:r>
      </w:ins>
      <w:ins w:id="60" w:author="User" w:date="2020-04-07T10:34:00Z">
        <w:r>
          <w:rPr>
            <w:color w:val="FF0000"/>
          </w:rPr>
          <w:t xml:space="preserve"> model is changed to </w:t>
        </w:r>
      </w:ins>
      <w:ins w:id="61" w:author="User" w:date="2020-04-09T09:58:00Z">
        <w:r w:rsidR="00664EED">
          <w:rPr>
            <w:color w:val="FF0000"/>
          </w:rPr>
          <w:t>“</w:t>
        </w:r>
      </w:ins>
      <w:ins w:id="62" w:author="User" w:date="2020-04-07T10:34:00Z">
        <w:r>
          <w:rPr>
            <w:color w:val="FF0000"/>
          </w:rPr>
          <w:t>RNN variant model</w:t>
        </w:r>
      </w:ins>
      <w:ins w:id="63" w:author="User" w:date="2020-04-09T09:58:00Z">
        <w:r w:rsidR="00664EED">
          <w:rPr>
            <w:color w:val="FF0000"/>
          </w:rPr>
          <w:t>”</w:t>
        </w:r>
      </w:ins>
    </w:p>
    <w:p w14:paraId="4D197602" w14:textId="04A0E3D3" w:rsidR="00D05704" w:rsidRDefault="00D05704">
      <w:pPr>
        <w:rPr>
          <w:ins w:id="64" w:author="User" w:date="2020-04-07T10:34:00Z"/>
          <w:color w:val="FF0000"/>
        </w:rPr>
      </w:pPr>
      <w:ins w:id="65" w:author="User" w:date="2020-04-07T10:34:00Z">
        <w:r>
          <w:rPr>
            <w:color w:val="FF0000"/>
          </w:rPr>
          <w:lastRenderedPageBreak/>
          <w:t>Class membership … changed to classifier</w:t>
        </w:r>
      </w:ins>
    </w:p>
    <w:p w14:paraId="2B50BE1D" w14:textId="3EDDA0AD" w:rsidR="00D05704" w:rsidRDefault="00D05704">
      <w:pPr>
        <w:rPr>
          <w:ins w:id="66" w:author="User" w:date="2020-04-07T10:32:00Z"/>
          <w:color w:val="FF0000"/>
        </w:rPr>
      </w:pPr>
      <w:ins w:id="67" w:author="User" w:date="2020-04-07T10:34:00Z">
        <w:r>
          <w:rPr>
            <w:color w:val="FF0000"/>
          </w:rPr>
          <w:t>Add one more layer as predicted activity</w:t>
        </w:r>
      </w:ins>
    </w:p>
    <w:p w14:paraId="4174F7D0" w14:textId="3F53AF3E" w:rsidR="00AF4B26" w:rsidRDefault="00AF4B26">
      <w:pPr>
        <w:rPr>
          <w:ins w:id="68" w:author="User" w:date="2020-04-07T10:32:00Z"/>
          <w:color w:val="FF0000"/>
        </w:rPr>
      </w:pPr>
    </w:p>
    <w:p w14:paraId="0876BEB6" w14:textId="4E7EEFC8" w:rsidR="00AF4B26" w:rsidRDefault="00AF4B26">
      <w:pPr>
        <w:rPr>
          <w:ins w:id="69" w:author="User" w:date="2020-04-07T10:32:00Z"/>
          <w:color w:val="FF0000"/>
        </w:rPr>
      </w:pPr>
    </w:p>
    <w:p w14:paraId="76C1B72D" w14:textId="009D2C4B" w:rsidR="00AF4B26" w:rsidRDefault="00AF4B26">
      <w:pPr>
        <w:rPr>
          <w:ins w:id="70" w:author="User" w:date="2020-04-07T10:32:00Z"/>
          <w:color w:val="FF0000"/>
        </w:rPr>
      </w:pPr>
    </w:p>
    <w:p w14:paraId="28B8DEF0" w14:textId="574D5EAD" w:rsidR="00AF4B26" w:rsidRDefault="00AF4B26">
      <w:pPr>
        <w:rPr>
          <w:ins w:id="71" w:author="User" w:date="2020-04-07T10:32:00Z"/>
          <w:color w:val="FF0000"/>
        </w:rPr>
      </w:pPr>
    </w:p>
    <w:p w14:paraId="4E35EEBF" w14:textId="0614FA18" w:rsidR="00AF4B26" w:rsidRDefault="00AF4B26">
      <w:pPr>
        <w:rPr>
          <w:ins w:id="72" w:author="User" w:date="2020-04-07T10:32:00Z"/>
          <w:color w:val="FF0000"/>
        </w:rPr>
      </w:pPr>
    </w:p>
    <w:p w14:paraId="6DCB22FD" w14:textId="250A2D90" w:rsidR="00AF4B26" w:rsidRDefault="00AF4B26">
      <w:pPr>
        <w:rPr>
          <w:ins w:id="73" w:author="User" w:date="2020-04-07T10:32:00Z"/>
          <w:color w:val="FF0000"/>
        </w:rPr>
      </w:pPr>
    </w:p>
    <w:p w14:paraId="1282A549" w14:textId="390BAF4C" w:rsidR="00AF4B26" w:rsidRDefault="00AF4B26">
      <w:pPr>
        <w:rPr>
          <w:ins w:id="74" w:author="User" w:date="2020-04-07T10:32:00Z"/>
          <w:color w:val="FF0000"/>
        </w:rPr>
      </w:pPr>
    </w:p>
    <w:p w14:paraId="1050BEEB" w14:textId="77777777" w:rsidR="00AF4B26" w:rsidRDefault="00AF4B26"/>
    <w:p w14:paraId="6FF7F937" w14:textId="29E46F94" w:rsidR="00F318C7" w:rsidRDefault="00993F64">
      <w:pPr>
        <w:pStyle w:val="Heading1"/>
        <w:numPr>
          <w:ilvl w:val="0"/>
          <w:numId w:val="2"/>
        </w:numPr>
        <w:spacing w:before="240"/>
      </w:pPr>
      <w:r>
        <w:t>Literature Review</w:t>
      </w:r>
      <w:del w:id="75" w:author="User" w:date="2020-04-06T13:42:00Z">
        <w:r w:rsidDel="00B9491D">
          <w:delText xml:space="preserve"> on Human Activity Recognition</w:delText>
        </w:r>
      </w:del>
    </w:p>
    <w:p w14:paraId="1720AFF7" w14:textId="77777777" w:rsidR="00F318C7" w:rsidRDefault="00993F64">
      <w:pPr>
        <w:ind w:firstLine="0"/>
      </w:pPr>
      <w:r>
        <w:t>As aforementioned, HAR can be categorized into three spheres: (1) vision-based HAR, (2) wearable sensor-based HAR and (3) smartphone-based HAR. Vision-based human activity recognition (coined as VHAR) is a process of categorizing a sequence of image recording with action/ activity class labels [7]. VHAR systems are extensively employed in various applications, especially for public area surveillance, healthcare monitoring as well as human-computer interaction. The proposed VHAR approaches include but not limited to Discrete Fourier Transform-based HAR to extract global representation of activity data [14], stacked Fisher vectors to capture more statistical information from frame images [15], extraction of multi</w:t>
      </w:r>
      <w:ins w:id="76" w:author="User" w:date="2020-04-06T10:09:00Z">
        <w:r w:rsidR="00F240C6">
          <w:t xml:space="preserve"> </w:t>
        </w:r>
      </w:ins>
      <w:r>
        <w:t>features from body silhouettes and joints information [16] and etc.</w:t>
      </w:r>
    </w:p>
    <w:p w14:paraId="5C0B494E" w14:textId="4AA0BC01" w:rsidR="00F318C7" w:rsidRDefault="00993F64">
      <w:pPr>
        <w:pBdr>
          <w:top w:val="nil"/>
          <w:left w:val="nil"/>
          <w:bottom w:val="nil"/>
          <w:right w:val="nil"/>
          <w:between w:val="nil"/>
        </w:pBdr>
        <w:tabs>
          <w:tab w:val="left" w:pos="210"/>
        </w:tabs>
        <w:ind w:firstLine="270"/>
        <w:rPr>
          <w:color w:val="000000"/>
        </w:rPr>
        <w:pPrChange w:id="77" w:author="User" w:date="2020-04-06T10:12:00Z">
          <w:pPr>
            <w:pBdr>
              <w:top w:val="nil"/>
              <w:left w:val="nil"/>
              <w:bottom w:val="nil"/>
              <w:right w:val="nil"/>
              <w:between w:val="nil"/>
            </w:pBdr>
            <w:tabs>
              <w:tab w:val="left" w:pos="210"/>
            </w:tabs>
            <w:ind w:left="397"/>
          </w:pPr>
        </w:pPrChange>
      </w:pPr>
      <w:r>
        <w:rPr>
          <w:color w:val="000000"/>
        </w:rPr>
        <w:t xml:space="preserve">However, the privacy issue in VHAR is a major concern from the public. Hence, </w:t>
      </w:r>
      <w:del w:id="78" w:author="User" w:date="2020-04-06T10:09:00Z">
        <w:r w:rsidDel="00A43947">
          <w:rPr>
            <w:color w:val="000000"/>
          </w:rPr>
          <w:delText>wearble</w:delText>
        </w:r>
      </w:del>
      <w:ins w:id="79" w:author="User" w:date="2020-04-06T10:09:00Z">
        <w:r w:rsidR="00A43947">
          <w:rPr>
            <w:color w:val="000000"/>
          </w:rPr>
          <w:t>wearable</w:t>
        </w:r>
      </w:ins>
      <w:r>
        <w:rPr>
          <w:color w:val="000000"/>
        </w:rPr>
        <w:t xml:space="preserve"> sensor-based HAR (coined as WHAR) is proposed as an alternative. The main applications of WHAR are in the areas of healthcare, sport training, smart </w:t>
      </w:r>
      <w:del w:id="80" w:author="User" w:date="2020-04-06T10:09:00Z">
        <w:r w:rsidDel="00A43947">
          <w:rPr>
            <w:color w:val="000000"/>
          </w:rPr>
          <w:delText>enviroments</w:delText>
        </w:r>
      </w:del>
      <w:ins w:id="81" w:author="User" w:date="2020-04-06T10:09:00Z">
        <w:r w:rsidR="00A43947">
          <w:rPr>
            <w:color w:val="000000"/>
          </w:rPr>
          <w:t>environments</w:t>
        </w:r>
      </w:ins>
      <w:r>
        <w:rPr>
          <w:color w:val="000000"/>
        </w:rPr>
        <w:t xml:space="preserve"> etc. </w:t>
      </w:r>
      <w:del w:id="82" w:author="User" w:date="2020-04-06T10:09:00Z">
        <w:r w:rsidDel="00A43947">
          <w:rPr>
            <w:color w:val="000000"/>
          </w:rPr>
          <w:delText>Wearble</w:delText>
        </w:r>
      </w:del>
      <w:ins w:id="83" w:author="User" w:date="2020-04-06T10:09:00Z">
        <w:r w:rsidR="00A43947">
          <w:rPr>
            <w:color w:val="000000"/>
          </w:rPr>
          <w:t>Wearable</w:t>
        </w:r>
      </w:ins>
      <w:r>
        <w:rPr>
          <w:color w:val="000000"/>
        </w:rPr>
        <w:t xml:space="preserve"> sensors include accelerometer, gyroscope and magnetometer. The </w:t>
      </w:r>
      <w:ins w:id="84" w:author="User" w:date="2020-04-06T10:10:00Z">
        <w:r w:rsidR="00272F57">
          <w:rPr>
            <w:color w:val="000000"/>
          </w:rPr>
          <w:t xml:space="preserve">literature of WHAR are </w:t>
        </w:r>
      </w:ins>
      <w:del w:id="85" w:author="User" w:date="2020-04-06T10:11:00Z">
        <w:r w:rsidDel="00272F57">
          <w:rPr>
            <w:color w:val="000000"/>
          </w:rPr>
          <w:delText xml:space="preserve">works include performing HAR using </w:delText>
        </w:r>
      </w:del>
      <w:ins w:id="86" w:author="User" w:date="2020-04-06T10:11:00Z">
        <w:r w:rsidR="00272F57">
          <w:rPr>
            <w:color w:val="000000"/>
          </w:rPr>
          <w:t xml:space="preserve">implementing </w:t>
        </w:r>
      </w:ins>
      <w:r>
        <w:rPr>
          <w:color w:val="000000"/>
        </w:rPr>
        <w:t xml:space="preserve">artificial neural network and smartwatch </w:t>
      </w:r>
      <w:ins w:id="87" w:author="User" w:date="2020-04-06T10:11:00Z">
        <w:r w:rsidR="00272F57">
          <w:rPr>
            <w:color w:val="000000"/>
          </w:rPr>
          <w:t xml:space="preserve">for performing HAR </w:t>
        </w:r>
      </w:ins>
      <w:r>
        <w:rPr>
          <w:color w:val="000000"/>
        </w:rPr>
        <w:t xml:space="preserve">[17], </w:t>
      </w:r>
      <w:ins w:id="88" w:author="User" w:date="2020-04-06T10:11:00Z">
        <w:r w:rsidR="00F36A67">
          <w:rPr>
            <w:color w:val="000000"/>
          </w:rPr>
          <w:t xml:space="preserve">adoption of </w:t>
        </w:r>
      </w:ins>
      <w:del w:id="89" w:author="User" w:date="2020-04-06T10:10:00Z">
        <w:r w:rsidDel="00272F57">
          <w:rPr>
            <w:color w:val="000000"/>
          </w:rPr>
          <w:delText>Convolutional  Neural</w:delText>
        </w:r>
      </w:del>
      <w:ins w:id="90" w:author="User" w:date="2020-04-06T10:10:00Z">
        <w:r w:rsidR="00272F57">
          <w:rPr>
            <w:color w:val="000000"/>
          </w:rPr>
          <w:t>Convolutional Neural</w:t>
        </w:r>
      </w:ins>
      <w:r>
        <w:rPr>
          <w:color w:val="000000"/>
        </w:rPr>
        <w:t xml:space="preserve"> Network for k-nearest </w:t>
      </w:r>
      <w:proofErr w:type="spellStart"/>
      <w:r>
        <w:rPr>
          <w:color w:val="000000"/>
        </w:rPr>
        <w:t>neig</w:t>
      </w:r>
      <w:ins w:id="91" w:author="User" w:date="2020-04-10T06:19:00Z">
        <w:r w:rsidR="003F5AD8">
          <w:rPr>
            <w:color w:val="000000"/>
          </w:rPr>
          <w:t>h</w:t>
        </w:r>
      </w:ins>
      <w:del w:id="92" w:author="User" w:date="2020-04-10T06:19:00Z">
        <w:r w:rsidDel="003F5AD8">
          <w:rPr>
            <w:color w:val="000000"/>
          </w:rPr>
          <w:delText>n</w:delText>
        </w:r>
      </w:del>
      <w:r>
        <w:rPr>
          <w:color w:val="000000"/>
        </w:rPr>
        <w:t>ourhood</w:t>
      </w:r>
      <w:proofErr w:type="spellEnd"/>
      <w:r>
        <w:rPr>
          <w:color w:val="000000"/>
        </w:rPr>
        <w:t xml:space="preserve">-based wearable sensor HAR [18], </w:t>
      </w:r>
      <w:del w:id="93" w:author="User" w:date="2020-04-06T10:11:00Z">
        <w:r w:rsidDel="00F36A67">
          <w:rPr>
            <w:color w:val="000000"/>
          </w:rPr>
          <w:delText xml:space="preserve">adopting </w:delText>
        </w:r>
      </w:del>
      <w:ins w:id="94" w:author="User" w:date="2020-04-06T10:11:00Z">
        <w:r w:rsidR="00F36A67">
          <w:rPr>
            <w:color w:val="000000"/>
          </w:rPr>
          <w:t xml:space="preserve">employment of </w:t>
        </w:r>
      </w:ins>
      <w:r>
        <w:rPr>
          <w:color w:val="000000"/>
        </w:rPr>
        <w:t xml:space="preserve">J48 classifier in HAR for </w:t>
      </w:r>
      <w:del w:id="95" w:author="User" w:date="2020-04-06T10:11:00Z">
        <w:r w:rsidDel="00F36A67">
          <w:rPr>
            <w:color w:val="000000"/>
          </w:rPr>
          <w:delText>wearble</w:delText>
        </w:r>
      </w:del>
      <w:ins w:id="96" w:author="User" w:date="2020-04-06T10:11:00Z">
        <w:r w:rsidR="00F36A67">
          <w:rPr>
            <w:color w:val="000000"/>
          </w:rPr>
          <w:t>wearable</w:t>
        </w:r>
      </w:ins>
      <w:r>
        <w:rPr>
          <w:color w:val="000000"/>
        </w:rPr>
        <w:t xml:space="preserve"> sensors [19] </w:t>
      </w:r>
      <w:r>
        <w:rPr>
          <w:color w:val="111111"/>
          <w:highlight w:val="white"/>
        </w:rPr>
        <w:t xml:space="preserve">etc. </w:t>
      </w:r>
    </w:p>
    <w:p w14:paraId="3808267A" w14:textId="77777777" w:rsidR="00F318C7" w:rsidRDefault="00993F64">
      <w:r>
        <w:t xml:space="preserve">Inconveniences of wearing, technological barriers such as limitation of current battery technology and culture barriers such </w:t>
      </w:r>
      <w:del w:id="97" w:author="User" w:date="2020-04-06T10:12:00Z">
        <w:r w:rsidDel="008D020C">
          <w:delText xml:space="preserve">as </w:delText>
        </w:r>
        <w:r w:rsidDel="008D020C">
          <w:rPr>
            <w:color w:val="000000"/>
            <w:highlight w:val="white"/>
          </w:rPr>
          <w:delText> the</w:delText>
        </w:r>
      </w:del>
      <w:ins w:id="98" w:author="User" w:date="2020-04-06T10:12:00Z">
        <w:r w:rsidR="008D020C">
          <w:t xml:space="preserve">as </w:t>
        </w:r>
        <w:r w:rsidR="008D020C">
          <w:rPr>
            <w:color w:val="000000"/>
            <w:highlight w:val="white"/>
          </w:rPr>
          <w:t>the</w:t>
        </w:r>
      </w:ins>
      <w:r>
        <w:rPr>
          <w:color w:val="000000"/>
          <w:highlight w:val="white"/>
        </w:rPr>
        <w:t xml:space="preserve"> association of a stigma with the use of medical sensing devices for monitoring</w:t>
      </w:r>
      <w:r>
        <w:t xml:space="preserve"> limit the potential of WHAR usage. Smartphone is a seemly alternative for collecting motion inertial data signals. Most smartphones are equipped with built-in gyroscope and accelerometer. In the recent years, there are extensive research </w:t>
      </w:r>
      <w:del w:id="99" w:author="User" w:date="2020-04-06T10:15:00Z">
        <w:r w:rsidDel="00C44565">
          <w:delText xml:space="preserve">works </w:delText>
        </w:r>
      </w:del>
      <w:r>
        <w:t xml:space="preserve">working on adopting smartphone for HAR </w:t>
      </w:r>
      <w:del w:id="100" w:author="User" w:date="2020-04-06T10:16:00Z">
        <w:r w:rsidDel="00C44565">
          <w:delText xml:space="preserve">done by other researchers </w:delText>
        </w:r>
      </w:del>
      <w:r>
        <w:t>[4]</w:t>
      </w:r>
      <w:del w:id="101" w:author="User" w:date="2020-04-06T10:16:00Z">
        <w:r w:rsidDel="00C44565">
          <w:delText xml:space="preserve">, </w:delText>
        </w:r>
      </w:del>
      <w:r>
        <w:t>[8]</w:t>
      </w:r>
      <w:del w:id="102" w:author="User" w:date="2020-04-06T10:16:00Z">
        <w:r w:rsidDel="00C44565">
          <w:delText xml:space="preserve">, </w:delText>
        </w:r>
      </w:del>
      <w:r>
        <w:t>[20]</w:t>
      </w:r>
      <w:ins w:id="103" w:author="User" w:date="2020-04-06T10:16:00Z">
        <w:r w:rsidR="00C44565">
          <w:t>[21][22][23]</w:t>
        </w:r>
      </w:ins>
      <w:del w:id="104" w:author="User" w:date="2020-04-06T10:16:00Z">
        <w:r w:rsidDel="00C44565">
          <w:delText>–</w:delText>
        </w:r>
      </w:del>
      <w:r>
        <w:t xml:space="preserve">[24]. </w:t>
      </w:r>
    </w:p>
    <w:p w14:paraId="2BB8FACD" w14:textId="1D339A4B" w:rsidR="00F318C7" w:rsidRDefault="00886801">
      <w:pPr>
        <w:autoSpaceDE w:val="0"/>
        <w:autoSpaceDN w:val="0"/>
        <w:adjustRightInd w:val="0"/>
        <w:ind w:firstLine="0"/>
        <w:pPrChange w:id="105" w:author="User" w:date="2020-04-06T10:31:00Z">
          <w:pPr/>
        </w:pPrChange>
      </w:pPr>
      <w:commentRangeStart w:id="106"/>
      <w:ins w:id="107" w:author="User" w:date="2020-04-06T10:17:00Z">
        <w:r w:rsidRPr="00CC26D8">
          <w:rPr>
            <w:strike/>
            <w:rPrChange w:id="108" w:author="User" w:date="2020-04-06T10:21:00Z">
              <w:rPr/>
            </w:rPrChange>
          </w:rPr>
          <w:lastRenderedPageBreak/>
          <w:t xml:space="preserve">In smartphone-based HAR, two popular public </w:t>
        </w:r>
      </w:ins>
      <w:ins w:id="109" w:author="User" w:date="2020-04-06T10:18:00Z">
        <w:r w:rsidRPr="00CC26D8">
          <w:rPr>
            <w:strike/>
            <w:rPrChange w:id="110" w:author="User" w:date="2020-04-06T10:21:00Z">
              <w:rPr/>
            </w:rPrChange>
          </w:rPr>
          <w:t>available</w:t>
        </w:r>
      </w:ins>
      <w:ins w:id="111" w:author="User" w:date="2020-04-06T10:17:00Z">
        <w:r w:rsidRPr="00CC26D8">
          <w:rPr>
            <w:strike/>
            <w:rPrChange w:id="112" w:author="User" w:date="2020-04-06T10:21:00Z">
              <w:rPr/>
            </w:rPrChange>
          </w:rPr>
          <w:t xml:space="preserve"> </w:t>
        </w:r>
      </w:ins>
      <w:ins w:id="113" w:author="User" w:date="2020-04-06T10:18:00Z">
        <w:r w:rsidRPr="00CC26D8">
          <w:rPr>
            <w:strike/>
            <w:rPrChange w:id="114" w:author="User" w:date="2020-04-06T10:21:00Z">
              <w:rPr/>
            </w:rPrChange>
          </w:rPr>
          <w:t xml:space="preserve">databases </w:t>
        </w:r>
      </w:ins>
      <w:r w:rsidR="00993F64" w:rsidRPr="00CC26D8">
        <w:rPr>
          <w:strike/>
          <w:rPrChange w:id="115" w:author="User" w:date="2020-04-06T10:21:00Z">
            <w:rPr/>
          </w:rPrChange>
        </w:rPr>
        <w:t xml:space="preserve">Due to the challenge of performing data collection and collecting sufficient data to train and test HAR system, the utilization of public datasets such as Wireless Sensor Data Mining (WISDM) dataset and UC Irvine (UCI) dataset have been a popular </w:t>
      </w:r>
      <w:r w:rsidR="00993F64" w:rsidRPr="00324946">
        <w:rPr>
          <w:strike/>
          <w:rPrChange w:id="116" w:author="User" w:date="2020-04-06T10:30:00Z">
            <w:rPr/>
          </w:rPrChange>
        </w:rPr>
        <w:t>alternative among researchers [10], [20], [25]</w:t>
      </w:r>
      <w:proofErr w:type="gramStart"/>
      <w:r w:rsidR="00993F64" w:rsidRPr="00324946">
        <w:rPr>
          <w:strike/>
          <w:rPrChange w:id="117" w:author="User" w:date="2020-04-06T10:30:00Z">
            <w:rPr/>
          </w:rPrChange>
        </w:rPr>
        <w:t>–[</w:t>
      </w:r>
      <w:proofErr w:type="gramEnd"/>
      <w:r w:rsidR="00993F64" w:rsidRPr="00324946">
        <w:rPr>
          <w:strike/>
          <w:rPrChange w:id="118" w:author="User" w:date="2020-04-06T10:30:00Z">
            <w:rPr/>
          </w:rPrChange>
        </w:rPr>
        <w:t>28].</w:t>
      </w:r>
      <w:r w:rsidR="00993F64" w:rsidRPr="00324946">
        <w:t xml:space="preserve"> </w:t>
      </w:r>
      <w:commentRangeEnd w:id="106"/>
      <w:r w:rsidR="00CC26D8" w:rsidRPr="00324946">
        <w:rPr>
          <w:rStyle w:val="CommentReference"/>
          <w:sz w:val="20"/>
          <w:szCs w:val="20"/>
          <w:rPrChange w:id="119" w:author="User" w:date="2020-04-06T10:30:00Z">
            <w:rPr>
              <w:rStyle w:val="CommentReference"/>
            </w:rPr>
          </w:rPrChange>
        </w:rPr>
        <w:commentReference w:id="106"/>
      </w:r>
      <w:proofErr w:type="spellStart"/>
      <w:r w:rsidR="00993F64" w:rsidRPr="00324946">
        <w:t>Kwapisz</w:t>
      </w:r>
      <w:proofErr w:type="spellEnd"/>
      <w:r w:rsidR="00993F64" w:rsidRPr="00324946">
        <w:t xml:space="preserve"> et al. </w:t>
      </w:r>
      <w:ins w:id="120" w:author="User" w:date="2020-04-06T10:22:00Z">
        <w:r w:rsidR="00465C65" w:rsidRPr="00324946">
          <w:t xml:space="preserve">utilize </w:t>
        </w:r>
      </w:ins>
      <w:del w:id="121" w:author="User" w:date="2020-04-06T10:23:00Z">
        <w:r w:rsidR="00993F64" w:rsidRPr="00324946" w:rsidDel="00465C65">
          <w:delText xml:space="preserve">(2011) work enable the devopment of WISDM dataset, which contained </w:delText>
        </w:r>
      </w:del>
      <w:proofErr w:type="spellStart"/>
      <w:r w:rsidR="00993F64" w:rsidRPr="00324946">
        <w:t>triaxial</w:t>
      </w:r>
      <w:proofErr w:type="spellEnd"/>
      <w:r w:rsidR="00993F64" w:rsidRPr="00324946">
        <w:t xml:space="preserve"> acceleration data </w:t>
      </w:r>
      <w:ins w:id="122" w:author="User" w:date="2020-04-06T10:23:00Z">
        <w:r w:rsidR="00465C65" w:rsidRPr="00324946">
          <w:t xml:space="preserve">captured by an Android smartphone to perform </w:t>
        </w:r>
      </w:ins>
      <w:del w:id="123" w:author="User" w:date="2020-04-06T10:23:00Z">
        <w:r w:rsidR="00993F64" w:rsidRPr="00324946" w:rsidDel="00465C65">
          <w:delText xml:space="preserve">of six </w:delText>
        </w:r>
      </w:del>
      <w:ins w:id="124" w:author="User" w:date="2020-04-06T10:23:00Z">
        <w:r w:rsidR="00465C65" w:rsidRPr="00324946">
          <w:t xml:space="preserve">human </w:t>
        </w:r>
      </w:ins>
      <w:r w:rsidR="00993F64" w:rsidRPr="00324946">
        <w:t xml:space="preserve">activities </w:t>
      </w:r>
      <w:del w:id="125" w:author="User" w:date="2020-04-06T10:24:00Z">
        <w:r w:rsidR="00993F64" w:rsidRPr="00324946" w:rsidDel="00465C65">
          <w:delText>performed by 29 users carrying Android smartphone in their pocket</w:delText>
        </w:r>
      </w:del>
      <w:ins w:id="126" w:author="User" w:date="2020-04-06T10:22:00Z">
        <w:r w:rsidR="0030295C" w:rsidRPr="00324946">
          <w:t>[10</w:t>
        </w:r>
      </w:ins>
      <w:ins w:id="127" w:author="User" w:date="2020-04-06T10:30:00Z">
        <w:r w:rsidR="00324946">
          <w:t>-check</w:t>
        </w:r>
      </w:ins>
      <w:ins w:id="128" w:author="User" w:date="2020-04-06T10:22:00Z">
        <w:r w:rsidR="0030295C" w:rsidRPr="00324946">
          <w:t>]</w:t>
        </w:r>
      </w:ins>
      <w:r w:rsidR="00993F64" w:rsidRPr="00324946">
        <w:t xml:space="preserve">. </w:t>
      </w:r>
      <w:ins w:id="129" w:author="User" w:date="2020-04-06T10:29:00Z">
        <w:r w:rsidR="00465443" w:rsidRPr="00324946">
          <w:t xml:space="preserve"> </w:t>
        </w:r>
      </w:ins>
      <w:ins w:id="130" w:author="User" w:date="2020-04-06T10:30:00Z">
        <w:r w:rsidR="00324946">
          <w:t xml:space="preserve">The raw </w:t>
        </w:r>
        <w:proofErr w:type="spellStart"/>
        <w:r w:rsidR="00324946">
          <w:t>triaxial</w:t>
        </w:r>
        <w:proofErr w:type="spellEnd"/>
        <w:r w:rsidR="00324946">
          <w:t xml:space="preserve"> acceleration data is </w:t>
        </w:r>
      </w:ins>
      <w:ins w:id="131" w:author="User" w:date="2020-04-06T10:29:00Z">
        <w:r w:rsidR="00465443" w:rsidRPr="00324946">
          <w:rPr>
            <w:rPrChange w:id="132" w:author="User" w:date="2020-04-06T10:30:00Z">
              <w:rPr>
                <w:rFonts w:ascii="TimesNewRomanPSMT" w:hAnsi="TimesNewRomanPSMT" w:cs="TimesNewRomanPSMT"/>
                <w:sz w:val="18"/>
                <w:szCs w:val="18"/>
              </w:rPr>
            </w:rPrChange>
          </w:rPr>
          <w:t xml:space="preserve">divided </w:t>
        </w:r>
        <w:r w:rsidR="00324946">
          <w:t xml:space="preserve">into 10-second segments. </w:t>
        </w:r>
      </w:ins>
      <w:ins w:id="133" w:author="User" w:date="2020-04-06T10:31:00Z">
        <w:r w:rsidR="00324946">
          <w:t xml:space="preserve">Then, </w:t>
        </w:r>
      </w:ins>
      <w:ins w:id="134" w:author="User" w:date="2020-04-06T10:30:00Z">
        <w:r w:rsidR="00465443" w:rsidRPr="00324946">
          <w:rPr>
            <w:rPrChange w:id="135" w:author="User" w:date="2020-04-06T10:30:00Z">
              <w:rPr>
                <w:rFonts w:ascii="TimesNewRomanPSMT" w:hAnsi="TimesNewRomanPSMT" w:cs="TimesNewRomanPSMT"/>
                <w:sz w:val="18"/>
                <w:szCs w:val="18"/>
              </w:rPr>
            </w:rPrChange>
          </w:rPr>
          <w:t xml:space="preserve">forty-three </w:t>
        </w:r>
      </w:ins>
      <w:ins w:id="136" w:author="User" w:date="2020-04-06T10:31:00Z">
        <w:r w:rsidR="00324946">
          <w:t xml:space="preserve">statistical </w:t>
        </w:r>
      </w:ins>
      <w:ins w:id="137" w:author="User" w:date="2020-04-06T10:30:00Z">
        <w:r w:rsidR="00324946">
          <w:t xml:space="preserve">features are computed </w:t>
        </w:r>
      </w:ins>
      <w:ins w:id="138" w:author="User" w:date="2020-04-06T10:32:00Z">
        <w:r w:rsidR="00324946">
          <w:t xml:space="preserve">for each segment. </w:t>
        </w:r>
      </w:ins>
      <w:del w:id="139" w:author="User" w:date="2020-04-06T10:32:00Z">
        <w:r w:rsidR="00993F64" w:rsidDel="00324946">
          <w:delText xml:space="preserve">They </w:delText>
        </w:r>
      </w:del>
      <w:ins w:id="140" w:author="User" w:date="2020-04-06T10:32:00Z">
        <w:r w:rsidR="00324946">
          <w:t xml:space="preserve">The authors </w:t>
        </w:r>
      </w:ins>
      <w:r w:rsidR="00993F64">
        <w:t xml:space="preserve">evaluate </w:t>
      </w:r>
      <w:del w:id="141" w:author="User" w:date="2020-04-06T10:24:00Z">
        <w:r w:rsidR="00993F64" w:rsidDel="00465C65">
          <w:delText xml:space="preserve">the </w:delText>
        </w:r>
      </w:del>
      <w:ins w:id="142" w:author="User" w:date="2020-04-06T10:24:00Z">
        <w:r w:rsidR="00465C65">
          <w:t xml:space="preserve">their self-collected </w:t>
        </w:r>
      </w:ins>
      <w:r w:rsidR="00993F64">
        <w:t>dataset</w:t>
      </w:r>
      <w:ins w:id="143" w:author="User" w:date="2020-04-06T10:24:00Z">
        <w:r w:rsidR="00465C65">
          <w:t xml:space="preserve">, namely </w:t>
        </w:r>
        <w:r w:rsidR="00465C65" w:rsidRPr="00465C65">
          <w:rPr>
            <w:rPrChange w:id="144" w:author="User" w:date="2020-04-06T10:24:00Z">
              <w:rPr>
                <w:strike/>
              </w:rPr>
            </w:rPrChange>
          </w:rPr>
          <w:t>Wireless Sensor Data Mining (WISDM) dataset,</w:t>
        </w:r>
        <w:r w:rsidR="00465C65">
          <w:t xml:space="preserve"> with various kinds of classifiers</w:t>
        </w:r>
      </w:ins>
      <w:ins w:id="145" w:author="User" w:date="2020-04-06T10:25:00Z">
        <w:r w:rsidR="00465C65">
          <w:t>. Empirical results show a promising performance</w:t>
        </w:r>
      </w:ins>
      <w:del w:id="146" w:author="User" w:date="2020-04-06T10:24:00Z">
        <w:r w:rsidR="00993F64" w:rsidDel="00465C65">
          <w:delText xml:space="preserve"> using </w:delText>
        </w:r>
      </w:del>
      <w:del w:id="147" w:author="User" w:date="2020-04-06T10:26:00Z">
        <w:r w:rsidR="00993F64" w:rsidDel="00465C65">
          <w:delText>J48, Logistic  Regression and Multilayer Perceptron (Neural Network) as learning algorithms, each achieving more than 90% accuracy</w:delText>
        </w:r>
      </w:del>
      <w:r w:rsidR="00993F64">
        <w:t>.</w:t>
      </w:r>
    </w:p>
    <w:p w14:paraId="727A5433" w14:textId="7C00E9C4" w:rsidR="00F318C7" w:rsidRDefault="00993F64">
      <w:r>
        <w:t xml:space="preserve">In [20], </w:t>
      </w:r>
      <w:ins w:id="148" w:author="User" w:date="2020-04-06T11:11:00Z">
        <w:r w:rsidR="00F1205B">
          <w:t xml:space="preserve">a new database is collected with six </w:t>
        </w:r>
      </w:ins>
      <w:ins w:id="149" w:author="User" w:date="2020-04-06T11:12:00Z">
        <w:r w:rsidR="00F1205B">
          <w:t>different</w:t>
        </w:r>
      </w:ins>
      <w:ins w:id="150" w:author="User" w:date="2020-04-06T11:11:00Z">
        <w:r w:rsidR="00F1205B">
          <w:t xml:space="preserve"> </w:t>
        </w:r>
      </w:ins>
      <w:ins w:id="151" w:author="User" w:date="2020-04-06T11:17:00Z">
        <w:r w:rsidR="00F1205B">
          <w:t xml:space="preserve">activity classes from </w:t>
        </w:r>
      </w:ins>
      <w:del w:id="152" w:author="User" w:date="2020-04-06T11:18:00Z">
        <w:r w:rsidDel="00F1205B">
          <w:delText xml:space="preserve">their work enables the UCI dataset to be develop, whereby </w:delText>
        </w:r>
      </w:del>
      <w:r>
        <w:t>a group of 30 volunteers carrying the smartphone on their waist</w:t>
      </w:r>
      <w:ins w:id="153" w:author="User" w:date="2020-04-06T11:18:00Z">
        <w:r w:rsidR="00F1205B">
          <w:t xml:space="preserve">. The collected data is </w:t>
        </w:r>
      </w:ins>
      <w:del w:id="154" w:author="User" w:date="2020-04-06T11:18:00Z">
        <w:r w:rsidDel="00F1205B">
          <w:delText xml:space="preserve"> to collect </w:delText>
        </w:r>
      </w:del>
      <w:proofErr w:type="spellStart"/>
      <w:r>
        <w:t>triaxial</w:t>
      </w:r>
      <w:proofErr w:type="spellEnd"/>
      <w:r>
        <w:t xml:space="preserve"> acceleration and angular velocity </w:t>
      </w:r>
      <w:ins w:id="155" w:author="User" w:date="2020-04-06T11:18:00Z">
        <w:r w:rsidR="00F1205B">
          <w:t>data</w:t>
        </w:r>
      </w:ins>
      <w:del w:id="156" w:author="User" w:date="2020-04-06T11:18:00Z">
        <w:r w:rsidDel="00F1205B">
          <w:delText>of the six activities performed</w:delText>
        </w:r>
      </w:del>
      <w:r>
        <w:t>.</w:t>
      </w:r>
      <w:ins w:id="157" w:author="User" w:date="2020-04-06T11:22:00Z">
        <w:r w:rsidR="00C035D0">
          <w:t xml:space="preserve"> The collected inertial signals are sampled in fixed-width sliding windows of 2.56 seconds with 50</w:t>
        </w:r>
      </w:ins>
      <w:ins w:id="158" w:author="User" w:date="2020-04-06T11:23:00Z">
        <w:r w:rsidR="00C035D0">
          <w:t xml:space="preserve">% overlap between them. </w:t>
        </w:r>
        <w:r w:rsidR="00B247B7">
          <w:t xml:space="preserve">Next, 561 </w:t>
        </w:r>
      </w:ins>
      <w:ins w:id="159" w:author="User" w:date="2020-04-06T11:40:00Z">
        <w:r w:rsidR="002C4345">
          <w:t xml:space="preserve">time and frequency domain </w:t>
        </w:r>
      </w:ins>
      <w:ins w:id="160" w:author="User" w:date="2020-04-06T11:23:00Z">
        <w:r w:rsidR="00B247B7">
          <w:t>features</w:t>
        </w:r>
      </w:ins>
      <w:ins w:id="161" w:author="User" w:date="2020-04-06T11:25:00Z">
        <w:r w:rsidR="00B247B7">
          <w:t xml:space="preserve"> </w:t>
        </w:r>
      </w:ins>
      <w:ins w:id="162" w:author="User" w:date="2020-04-06T11:23:00Z">
        <w:r w:rsidR="00B247B7">
          <w:t xml:space="preserve">are extracted to describe each activity window. </w:t>
        </w:r>
      </w:ins>
      <w:del w:id="163" w:author="User" w:date="2020-04-06T11:26:00Z">
        <w:r w:rsidDel="00B247B7">
          <w:delText xml:space="preserve"> They use </w:delText>
        </w:r>
      </w:del>
      <w:r>
        <w:t xml:space="preserve">Support Vector Machine (SVM) </w:t>
      </w:r>
      <w:del w:id="164" w:author="User" w:date="2020-04-06T11:26:00Z">
        <w:r w:rsidDel="00B247B7">
          <w:delText xml:space="preserve">as learning algorithm </w:delText>
        </w:r>
      </w:del>
      <w:ins w:id="165" w:author="User" w:date="2020-04-06T11:26:00Z">
        <w:r w:rsidR="00B247B7">
          <w:t xml:space="preserve">is used </w:t>
        </w:r>
      </w:ins>
      <w:r>
        <w:t xml:space="preserve">to classify the </w:t>
      </w:r>
      <w:del w:id="166" w:author="User" w:date="2020-04-06T11:26:00Z">
        <w:r w:rsidDel="00B247B7">
          <w:delText xml:space="preserve">six </w:delText>
        </w:r>
      </w:del>
      <w:r>
        <w:t>activities</w:t>
      </w:r>
      <w:del w:id="167" w:author="User" w:date="2020-04-06T11:26:00Z">
        <w:r w:rsidDel="001630C5">
          <w:delText xml:space="preserve"> and registered a 96% accuracy</w:delText>
        </w:r>
      </w:del>
      <w:r>
        <w:t>.</w:t>
      </w:r>
    </w:p>
    <w:p w14:paraId="59FD1E8A" w14:textId="77777777" w:rsidR="00F318C7" w:rsidRPr="00E36380" w:rsidRDefault="00993F64">
      <w:pPr>
        <w:rPr>
          <w:strike/>
          <w:rPrChange w:id="168" w:author="User" w:date="2020-04-06T11:28:00Z">
            <w:rPr/>
          </w:rPrChange>
        </w:rPr>
      </w:pPr>
      <w:bookmarkStart w:id="169" w:name="_gjdgxs" w:colFirst="0" w:colLast="0"/>
      <w:bookmarkEnd w:id="169"/>
      <w:r w:rsidRPr="00E36380">
        <w:rPr>
          <w:strike/>
          <w:rPrChange w:id="170" w:author="User" w:date="2020-04-06T11:28:00Z">
            <w:rPr/>
          </w:rPrChange>
        </w:rPr>
        <w:t xml:space="preserve">Utilizing the WISDM dataset, Lockhart (2014) has analyzed the learning pattern for various model types which reveal that small amounts of personal data can surpass even the best model. Similarly, with the help of the WISDM dataset, A. D. </w:t>
      </w:r>
      <w:proofErr w:type="spellStart"/>
      <w:proofErr w:type="gramStart"/>
      <w:r w:rsidRPr="00E36380">
        <w:rPr>
          <w:strike/>
          <w:rPrChange w:id="171" w:author="User" w:date="2020-04-06T11:28:00Z">
            <w:rPr/>
          </w:rPrChange>
        </w:rPr>
        <w:t>Ignatov</w:t>
      </w:r>
      <w:proofErr w:type="spellEnd"/>
      <w:r w:rsidRPr="00E36380">
        <w:rPr>
          <w:strike/>
          <w:rPrChange w:id="172" w:author="User" w:date="2020-04-06T11:28:00Z">
            <w:rPr/>
          </w:rPrChange>
        </w:rPr>
        <w:t xml:space="preserve">  </w:t>
      </w:r>
      <w:proofErr w:type="spellStart"/>
      <w:r w:rsidRPr="00E36380">
        <w:rPr>
          <w:strike/>
          <w:rPrChange w:id="173" w:author="User" w:date="2020-04-06T11:28:00Z">
            <w:rPr/>
          </w:rPrChange>
        </w:rPr>
        <w:t>Strijov</w:t>
      </w:r>
      <w:proofErr w:type="spellEnd"/>
      <w:proofErr w:type="gramEnd"/>
      <w:r w:rsidRPr="00E36380">
        <w:rPr>
          <w:strike/>
          <w:rPrChange w:id="174" w:author="User" w:date="2020-04-06T11:28:00Z">
            <w:rPr/>
          </w:rPrChange>
        </w:rPr>
        <w:t xml:space="preserve"> (2016) have trained and evaluate the data using k-Nearest </w:t>
      </w:r>
      <w:proofErr w:type="spellStart"/>
      <w:r w:rsidRPr="00E36380">
        <w:rPr>
          <w:strike/>
          <w:rPrChange w:id="175" w:author="User" w:date="2020-04-06T11:28:00Z">
            <w:rPr/>
          </w:rPrChange>
        </w:rPr>
        <w:t>Neighbour</w:t>
      </w:r>
      <w:proofErr w:type="spellEnd"/>
      <w:r w:rsidRPr="00E36380">
        <w:rPr>
          <w:strike/>
          <w:rPrChange w:id="176" w:author="User" w:date="2020-04-06T11:28:00Z">
            <w:rPr/>
          </w:rPrChange>
        </w:rPr>
        <w:t xml:space="preserve"> (</w:t>
      </w:r>
      <w:proofErr w:type="spellStart"/>
      <w:r w:rsidRPr="00E36380">
        <w:rPr>
          <w:strike/>
          <w:rPrChange w:id="177" w:author="User" w:date="2020-04-06T11:28:00Z">
            <w:rPr/>
          </w:rPrChange>
        </w:rPr>
        <w:t>kNN</w:t>
      </w:r>
      <w:proofErr w:type="spellEnd"/>
      <w:r w:rsidRPr="00E36380">
        <w:rPr>
          <w:strike/>
          <w:rPrChange w:id="178" w:author="User" w:date="2020-04-06T11:28:00Z">
            <w:rPr/>
          </w:rPrChange>
        </w:rPr>
        <w:t xml:space="preserve">) algorithms along with neural network method such as using two-layer perceptron with sigmoid activation function trained with backpropagation. This method also registered 96% accuracy in determining the activities carried out. </w:t>
      </w:r>
    </w:p>
    <w:p w14:paraId="5E897144" w14:textId="77777777" w:rsidR="00F318C7" w:rsidRPr="00E36380" w:rsidRDefault="00993F64">
      <w:pPr>
        <w:pStyle w:val="Heading2"/>
        <w:numPr>
          <w:ilvl w:val="1"/>
          <w:numId w:val="2"/>
        </w:numPr>
        <w:rPr>
          <w:strike/>
          <w:rPrChange w:id="179" w:author="User" w:date="2020-04-06T11:28:00Z">
            <w:rPr/>
          </w:rPrChange>
        </w:rPr>
      </w:pPr>
      <w:r w:rsidRPr="00E36380">
        <w:rPr>
          <w:strike/>
          <w:rPrChange w:id="180" w:author="User" w:date="2020-04-06T11:28:00Z">
            <w:rPr/>
          </w:rPrChange>
        </w:rPr>
        <w:t>Deep Learning in HAR</w:t>
      </w:r>
    </w:p>
    <w:p w14:paraId="59CB3570" w14:textId="035B470F" w:rsidR="00F318C7" w:rsidDel="007D5BCF" w:rsidRDefault="00067784">
      <w:pPr>
        <w:pBdr>
          <w:top w:val="nil"/>
          <w:left w:val="nil"/>
          <w:bottom w:val="nil"/>
          <w:right w:val="nil"/>
          <w:between w:val="nil"/>
        </w:pBdr>
        <w:tabs>
          <w:tab w:val="left" w:pos="210"/>
        </w:tabs>
        <w:ind w:firstLine="270"/>
        <w:rPr>
          <w:del w:id="181" w:author="User" w:date="2020-04-06T12:01:00Z"/>
          <w:color w:val="000000"/>
        </w:rPr>
        <w:pPrChange w:id="182" w:author="User" w:date="2020-04-06T10:12:00Z">
          <w:pPr>
            <w:pBdr>
              <w:top w:val="nil"/>
              <w:left w:val="nil"/>
              <w:bottom w:val="nil"/>
              <w:right w:val="nil"/>
              <w:between w:val="nil"/>
            </w:pBdr>
            <w:tabs>
              <w:tab w:val="left" w:pos="210"/>
            </w:tabs>
            <w:ind w:left="397"/>
          </w:pPr>
        </w:pPrChange>
      </w:pPr>
      <w:ins w:id="183" w:author="User" w:date="2020-04-06T11:44:00Z">
        <w:r>
          <w:rPr>
            <w:color w:val="000000"/>
          </w:rPr>
          <w:t xml:space="preserve">Human activities are hierarchical. </w:t>
        </w:r>
      </w:ins>
      <w:ins w:id="184" w:author="User" w:date="2020-04-06T11:50:00Z">
        <w:r>
          <w:rPr>
            <w:color w:val="000000"/>
          </w:rPr>
          <w:t xml:space="preserve">Hence, </w:t>
        </w:r>
      </w:ins>
      <w:ins w:id="185" w:author="User" w:date="2020-04-06T11:51:00Z">
        <w:r>
          <w:rPr>
            <w:color w:val="000000"/>
          </w:rPr>
          <w:t xml:space="preserve">deep learning </w:t>
        </w:r>
        <w:r w:rsidR="002007C9">
          <w:rPr>
            <w:color w:val="000000"/>
          </w:rPr>
          <w:t xml:space="preserve">comprising multiple layers of neural networks </w:t>
        </w:r>
      </w:ins>
      <w:ins w:id="186" w:author="User" w:date="2020-04-06T11:52:00Z">
        <w:r w:rsidR="00ED5DC8">
          <w:rPr>
            <w:color w:val="000000"/>
          </w:rPr>
          <w:t xml:space="preserve">is explored to reveal features from low to higher levels hierarchically. </w:t>
        </w:r>
      </w:ins>
      <w:r w:rsidR="00993F64">
        <w:rPr>
          <w:color w:val="000000"/>
        </w:rPr>
        <w:t xml:space="preserve">Deep learning has </w:t>
      </w:r>
      <w:del w:id="187" w:author="User" w:date="2020-04-06T11:52:00Z">
        <w:r w:rsidR="00993F64" w:rsidDel="00ED5DC8">
          <w:rPr>
            <w:color w:val="000000"/>
          </w:rPr>
          <w:delText xml:space="preserve">always </w:delText>
        </w:r>
      </w:del>
      <w:ins w:id="188" w:author="User" w:date="2020-04-06T11:52:00Z">
        <w:r w:rsidR="00ED5DC8">
          <w:rPr>
            <w:color w:val="000000"/>
          </w:rPr>
          <w:t xml:space="preserve">become </w:t>
        </w:r>
      </w:ins>
      <w:del w:id="189" w:author="User" w:date="2020-04-06T11:53:00Z">
        <w:r w:rsidR="00993F64" w:rsidDel="00ED5DC8">
          <w:rPr>
            <w:color w:val="000000"/>
          </w:rPr>
          <w:delText xml:space="preserve">been a </w:delText>
        </w:r>
      </w:del>
      <w:ins w:id="190" w:author="User" w:date="2020-04-06T11:53:00Z">
        <w:r w:rsidR="00ED5DC8">
          <w:rPr>
            <w:color w:val="000000"/>
          </w:rPr>
          <w:t xml:space="preserve">a critical </w:t>
        </w:r>
      </w:ins>
      <w:del w:id="191" w:author="User" w:date="2020-04-06T11:53:00Z">
        <w:r w:rsidR="00993F64" w:rsidDel="00ED5DC8">
          <w:rPr>
            <w:color w:val="000000"/>
          </w:rPr>
          <w:delText xml:space="preserve">hot </w:delText>
        </w:r>
      </w:del>
      <w:ins w:id="192" w:author="User" w:date="2020-04-06T11:53:00Z">
        <w:r w:rsidR="00ED5DC8">
          <w:rPr>
            <w:color w:val="000000"/>
          </w:rPr>
          <w:t xml:space="preserve">research </w:t>
        </w:r>
      </w:ins>
      <w:del w:id="193" w:author="User" w:date="2020-04-06T11:53:00Z">
        <w:r w:rsidR="00993F64" w:rsidDel="00ED5DC8">
          <w:rPr>
            <w:color w:val="000000"/>
          </w:rPr>
          <w:delText xml:space="preserve">topic </w:delText>
        </w:r>
      </w:del>
      <w:r w:rsidR="00993F64">
        <w:rPr>
          <w:color w:val="000000"/>
        </w:rPr>
        <w:t>in HAR [25]</w:t>
      </w:r>
      <w:del w:id="194" w:author="User" w:date="2020-04-06T11:28:00Z">
        <w:r w:rsidR="00993F64" w:rsidDel="00B77EBC">
          <w:rPr>
            <w:color w:val="000000"/>
          </w:rPr>
          <w:delText xml:space="preserve">, </w:delText>
        </w:r>
      </w:del>
      <w:r w:rsidR="00993F64">
        <w:rPr>
          <w:color w:val="000000"/>
        </w:rPr>
        <w:t>[26]</w:t>
      </w:r>
      <w:del w:id="195" w:author="User" w:date="2020-04-06T11:28:00Z">
        <w:r w:rsidR="00993F64" w:rsidDel="00B77EBC">
          <w:rPr>
            <w:color w:val="000000"/>
          </w:rPr>
          <w:delText xml:space="preserve">, </w:delText>
        </w:r>
      </w:del>
      <w:r w:rsidR="00993F64">
        <w:rPr>
          <w:color w:val="000000"/>
        </w:rPr>
        <w:t>[30]</w:t>
      </w:r>
      <w:ins w:id="196" w:author="User" w:date="2020-04-06T11:51:00Z">
        <w:r w:rsidR="002007C9">
          <w:rPr>
            <w:color w:val="000000"/>
          </w:rPr>
          <w:t>[31]</w:t>
        </w:r>
      </w:ins>
      <w:r w:rsidR="00993F64">
        <w:rPr>
          <w:color w:val="000000"/>
        </w:rPr>
        <w:t xml:space="preserve">. </w:t>
      </w:r>
      <w:del w:id="197" w:author="User" w:date="2020-04-06T11:30:00Z">
        <w:r w:rsidR="00993F64" w:rsidDel="00535E9B">
          <w:rPr>
            <w:color w:val="000000"/>
          </w:rPr>
          <w:delText>D</w:delText>
        </w:r>
      </w:del>
      <w:del w:id="198" w:author="User" w:date="2020-04-06T11:53:00Z">
        <w:r w:rsidR="00993F64" w:rsidDel="00F33771">
          <w:rPr>
            <w:color w:val="000000"/>
          </w:rPr>
          <w:delText xml:space="preserve">eep learning methods are able to remove the dependency of the time-consuming hand-crafted feature that researchers faced [31]. The key component of the deep learning model is its layered architecture that enables deeper extraction of features, thus allowing the classification work much easier. </w:delText>
        </w:r>
      </w:del>
      <w:del w:id="199" w:author="User" w:date="2020-04-06T12:00:00Z">
        <w:r w:rsidR="00993F64" w:rsidDel="00DE3D93">
          <w:rPr>
            <w:color w:val="000000"/>
          </w:rPr>
          <w:delText>Deep learning is usually employed in the field of text recogntion [32], image classification [33] or video recognition such as surveillance cameras in airport [34]. Thus, it makes sense that HAR can be employed using deep learning methods as well, given that the track record of deep learning is very promising [25], [26], [28].</w:delText>
        </w:r>
      </w:del>
    </w:p>
    <w:p w14:paraId="13D2E1BC" w14:textId="2A54A4AE" w:rsidR="00A81EE0" w:rsidRDefault="00993F64">
      <w:pPr>
        <w:pBdr>
          <w:top w:val="nil"/>
          <w:left w:val="nil"/>
          <w:bottom w:val="nil"/>
          <w:right w:val="nil"/>
          <w:between w:val="nil"/>
        </w:pBdr>
        <w:tabs>
          <w:tab w:val="left" w:pos="210"/>
        </w:tabs>
        <w:ind w:firstLine="270"/>
        <w:rPr>
          <w:ins w:id="200" w:author="User" w:date="2020-04-06T12:05:00Z"/>
          <w:color w:val="000000"/>
        </w:rPr>
        <w:pPrChange w:id="201" w:author="User" w:date="2020-04-06T12:01:00Z">
          <w:pPr>
            <w:pBdr>
              <w:top w:val="nil"/>
              <w:left w:val="nil"/>
              <w:bottom w:val="nil"/>
              <w:right w:val="nil"/>
              <w:between w:val="nil"/>
            </w:pBdr>
            <w:tabs>
              <w:tab w:val="left" w:pos="397"/>
              <w:tab w:val="left" w:pos="584"/>
            </w:tabs>
            <w:ind w:left="397"/>
          </w:pPr>
        </w:pPrChange>
      </w:pPr>
      <w:r>
        <w:rPr>
          <w:color w:val="000000"/>
        </w:rPr>
        <w:t xml:space="preserve">Convolutional Neural Network (CNN) or commonly referred as </w:t>
      </w:r>
      <w:proofErr w:type="spellStart"/>
      <w:r>
        <w:rPr>
          <w:color w:val="000000"/>
        </w:rPr>
        <w:t>Covnet</w:t>
      </w:r>
      <w:proofErr w:type="spellEnd"/>
      <w:r>
        <w:rPr>
          <w:color w:val="000000"/>
        </w:rPr>
        <w:t xml:space="preserve"> (</w:t>
      </w:r>
      <w:proofErr w:type="spellStart"/>
      <w:r>
        <w:rPr>
          <w:color w:val="000000"/>
        </w:rPr>
        <w:t>LeNet</w:t>
      </w:r>
      <w:proofErr w:type="spellEnd"/>
      <w:r>
        <w:rPr>
          <w:color w:val="000000"/>
        </w:rPr>
        <w:t xml:space="preserve">) is </w:t>
      </w:r>
      <w:del w:id="202" w:author="User" w:date="2020-04-06T12:01:00Z">
        <w:r w:rsidDel="003A46A1">
          <w:rPr>
            <w:color w:val="000000"/>
          </w:rPr>
          <w:delText xml:space="preserve">already </w:delText>
        </w:r>
      </w:del>
      <w:r>
        <w:rPr>
          <w:color w:val="000000"/>
        </w:rPr>
        <w:t xml:space="preserve">a </w:t>
      </w:r>
      <w:del w:id="203" w:author="User" w:date="2020-04-06T12:01:00Z">
        <w:r w:rsidDel="003A46A1">
          <w:rPr>
            <w:color w:val="000000"/>
          </w:rPr>
          <w:delText>well-researched area</w:delText>
        </w:r>
      </w:del>
      <w:ins w:id="204" w:author="User" w:date="2020-04-06T12:01:00Z">
        <w:r w:rsidR="003A46A1">
          <w:rPr>
            <w:color w:val="000000"/>
          </w:rPr>
          <w:t>popular deep learning model</w:t>
        </w:r>
      </w:ins>
      <w:ins w:id="205" w:author="User" w:date="2020-04-06T12:04:00Z">
        <w:r w:rsidR="00A81EE0">
          <w:rPr>
            <w:color w:val="000000"/>
          </w:rPr>
          <w:t xml:space="preserve"> </w:t>
        </w:r>
      </w:ins>
      <w:del w:id="206" w:author="User" w:date="2020-04-06T12:02:00Z">
        <w:r w:rsidDel="003A46A1">
          <w:rPr>
            <w:color w:val="000000"/>
          </w:rPr>
          <w:delText xml:space="preserve">, first proposed by </w:delText>
        </w:r>
      </w:del>
      <w:r>
        <w:rPr>
          <w:color w:val="000000"/>
        </w:rPr>
        <w:t>[35]</w:t>
      </w:r>
      <w:del w:id="207" w:author="User" w:date="2020-04-06T12:05:00Z">
        <w:r w:rsidDel="00A81EE0">
          <w:rPr>
            <w:color w:val="000000"/>
          </w:rPr>
          <w:delText xml:space="preserve"> </w:delText>
        </w:r>
      </w:del>
      <w:del w:id="208" w:author="User" w:date="2020-04-06T12:02:00Z">
        <w:r w:rsidDel="003A46A1">
          <w:rPr>
            <w:color w:val="000000"/>
          </w:rPr>
          <w:delText xml:space="preserve">based on the concept of backpropagation in </w:delText>
        </w:r>
      </w:del>
      <w:r>
        <w:rPr>
          <w:color w:val="000000"/>
        </w:rPr>
        <w:t>[36].</w:t>
      </w:r>
      <w:ins w:id="209" w:author="User" w:date="2020-04-06T12:05:00Z">
        <w:r w:rsidR="00A81EE0">
          <w:rPr>
            <w:color w:val="000000"/>
          </w:rPr>
          <w:t xml:space="preserve"> CNN is proposed to capture the local dependencies and spatial domain of activity signals [40]. </w:t>
        </w:r>
      </w:ins>
      <w:ins w:id="210" w:author="User" w:date="2020-04-06T12:06:00Z">
        <w:r w:rsidR="00A81EE0">
          <w:rPr>
            <w:color w:val="000000"/>
          </w:rPr>
          <w:t>The authors</w:t>
        </w:r>
      </w:ins>
      <w:ins w:id="211" w:author="User" w:date="2020-04-06T12:05:00Z">
        <w:r w:rsidR="00A81EE0">
          <w:rPr>
            <w:color w:val="000000"/>
          </w:rPr>
          <w:t xml:space="preserve"> utilize multichannel time series data to recognize users</w:t>
        </w:r>
      </w:ins>
      <w:ins w:id="212" w:author="User" w:date="2020-04-06T12:06:00Z">
        <w:r w:rsidR="00A81EE0">
          <w:rPr>
            <w:color w:val="000000"/>
          </w:rPr>
          <w:t>’</w:t>
        </w:r>
      </w:ins>
      <w:ins w:id="213" w:author="User" w:date="2020-04-06T12:05:00Z">
        <w:r w:rsidR="00A81EE0">
          <w:rPr>
            <w:color w:val="000000"/>
          </w:rPr>
          <w:t xml:space="preserve"> activity and hand gestures.</w:t>
        </w:r>
      </w:ins>
      <w:ins w:id="214" w:author="User" w:date="2020-04-06T12:13:00Z">
        <w:r w:rsidR="00977608">
          <w:rPr>
            <w:color w:val="000000"/>
          </w:rPr>
          <w:t xml:space="preserve"> Since </w:t>
        </w:r>
        <w:r w:rsidR="00977608">
          <w:rPr>
            <w:color w:val="000000"/>
          </w:rPr>
          <w:lastRenderedPageBreak/>
          <w:t xml:space="preserve">inertial signal is an one-dimensional (1D) data, the traditional CNN has been improved to perform 1D convolution operation on the accelerometer and gyroscope </w:t>
        </w:r>
        <w:proofErr w:type="spellStart"/>
        <w:r w:rsidR="00977608">
          <w:rPr>
            <w:color w:val="000000"/>
          </w:rPr>
          <w:t>triaxial</w:t>
        </w:r>
        <w:proofErr w:type="spellEnd"/>
        <w:r w:rsidR="00977608">
          <w:rPr>
            <w:color w:val="000000"/>
          </w:rPr>
          <w:t xml:space="preserve"> sensor data [</w:t>
        </w:r>
        <w:proofErr w:type="gramStart"/>
        <w:r w:rsidR="00977608">
          <w:rPr>
            <w:color w:val="000000"/>
          </w:rPr>
          <w:t>8][</w:t>
        </w:r>
        <w:proofErr w:type="gramEnd"/>
        <w:r w:rsidR="00977608">
          <w:rPr>
            <w:color w:val="000000"/>
          </w:rPr>
          <w:t>25].</w:t>
        </w:r>
      </w:ins>
    </w:p>
    <w:p w14:paraId="25F2618D" w14:textId="77777777" w:rsidR="00A81EE0" w:rsidRPr="00A1712B" w:rsidRDefault="00A81EE0">
      <w:pPr>
        <w:pBdr>
          <w:top w:val="nil"/>
          <w:left w:val="nil"/>
          <w:bottom w:val="nil"/>
          <w:right w:val="nil"/>
          <w:between w:val="nil"/>
        </w:pBdr>
        <w:tabs>
          <w:tab w:val="left" w:pos="210"/>
        </w:tabs>
        <w:ind w:firstLine="270"/>
        <w:rPr>
          <w:ins w:id="215" w:author="User" w:date="2020-04-06T12:06:00Z"/>
          <w:strike/>
          <w:color w:val="000000"/>
          <w:rPrChange w:id="216" w:author="User" w:date="2020-04-06T12:21:00Z">
            <w:rPr>
              <w:ins w:id="217" w:author="User" w:date="2020-04-06T12:06:00Z"/>
              <w:color w:val="000000"/>
            </w:rPr>
          </w:rPrChange>
        </w:rPr>
        <w:pPrChange w:id="218" w:author="User" w:date="2020-04-06T12:01:00Z">
          <w:pPr>
            <w:pBdr>
              <w:top w:val="nil"/>
              <w:left w:val="nil"/>
              <w:bottom w:val="nil"/>
              <w:right w:val="nil"/>
              <w:between w:val="nil"/>
            </w:pBdr>
            <w:tabs>
              <w:tab w:val="left" w:pos="397"/>
              <w:tab w:val="left" w:pos="584"/>
            </w:tabs>
            <w:ind w:left="397"/>
          </w:pPr>
        </w:pPrChange>
      </w:pPr>
      <w:ins w:id="219" w:author="User" w:date="2020-04-06T12:05:00Z">
        <w:r w:rsidRPr="00A81EE0">
          <w:rPr>
            <w:strike/>
            <w:color w:val="000000"/>
            <w:rPrChange w:id="220" w:author="User" w:date="2020-04-06T12:06:00Z">
              <w:rPr>
                <w:color w:val="000000"/>
              </w:rPr>
            </w:rPrChange>
          </w:rPr>
          <w:t xml:space="preserve"> </w:t>
        </w:r>
      </w:ins>
      <w:r w:rsidR="00993F64" w:rsidRPr="00A81EE0">
        <w:rPr>
          <w:strike/>
          <w:color w:val="000000"/>
          <w:rPrChange w:id="221" w:author="User" w:date="2020-04-06T12:06:00Z">
            <w:rPr>
              <w:color w:val="000000"/>
            </w:rPr>
          </w:rPrChange>
        </w:rPr>
        <w:t xml:space="preserve"> It is three dimensional, consisting of height, width, and depth. Another version of the convolutional layer is called the fully connected layer (henceforth be known as Dense layer), whereby each neuron receives input from the previous layer, while CNN neurons only receives a specific part of the input from the previous layer.  CNN is widely utilized in area such as image identification [37]</w:t>
      </w:r>
      <w:proofErr w:type="gramStart"/>
      <w:r w:rsidR="00993F64" w:rsidRPr="00A81EE0">
        <w:rPr>
          <w:strike/>
          <w:color w:val="000000"/>
          <w:rPrChange w:id="222" w:author="User" w:date="2020-04-06T12:06:00Z">
            <w:rPr>
              <w:color w:val="000000"/>
            </w:rPr>
          </w:rPrChange>
        </w:rPr>
        <w:t>–[</w:t>
      </w:r>
      <w:proofErr w:type="gramEnd"/>
      <w:r w:rsidR="00993F64" w:rsidRPr="00A81EE0">
        <w:rPr>
          <w:strike/>
          <w:color w:val="000000"/>
          <w:rPrChange w:id="223" w:author="User" w:date="2020-04-06T12:06:00Z">
            <w:rPr>
              <w:color w:val="000000"/>
            </w:rPr>
          </w:rPrChange>
        </w:rPr>
        <w:t xml:space="preserve">39], however in recent years, it is widely adopted in HAR as well. For instance, [40] used CNN to capture the local dependencies and spatial domain of activity signals. They utilized multichannel time series data to recognize the user’s activity and hand </w:t>
      </w:r>
      <w:r w:rsidR="00993F64" w:rsidRPr="00A1712B">
        <w:rPr>
          <w:strike/>
          <w:color w:val="000000"/>
          <w:rPrChange w:id="224" w:author="User" w:date="2020-04-06T12:21:00Z">
            <w:rPr>
              <w:color w:val="000000"/>
            </w:rPr>
          </w:rPrChange>
        </w:rPr>
        <w:t xml:space="preserve">gestures. </w:t>
      </w:r>
    </w:p>
    <w:p w14:paraId="63CDED91" w14:textId="3C22C636" w:rsidR="00F318C7" w:rsidRPr="00A1712B" w:rsidRDefault="00A81EE0">
      <w:pPr>
        <w:pBdr>
          <w:top w:val="nil"/>
          <w:left w:val="nil"/>
          <w:bottom w:val="nil"/>
          <w:right w:val="nil"/>
          <w:between w:val="nil"/>
        </w:pBdr>
        <w:tabs>
          <w:tab w:val="left" w:pos="210"/>
        </w:tabs>
        <w:ind w:firstLine="0"/>
        <w:rPr>
          <w:strike/>
          <w:color w:val="000000"/>
          <w:rPrChange w:id="225" w:author="User" w:date="2020-04-06T12:21:00Z">
            <w:rPr>
              <w:color w:val="000000"/>
            </w:rPr>
          </w:rPrChange>
        </w:rPr>
        <w:pPrChange w:id="226" w:author="User" w:date="2020-04-06T12:06:00Z">
          <w:pPr>
            <w:pBdr>
              <w:top w:val="nil"/>
              <w:left w:val="nil"/>
              <w:bottom w:val="nil"/>
              <w:right w:val="nil"/>
              <w:between w:val="nil"/>
            </w:pBdr>
            <w:tabs>
              <w:tab w:val="left" w:pos="397"/>
              <w:tab w:val="left" w:pos="584"/>
            </w:tabs>
            <w:ind w:left="397"/>
          </w:pPr>
        </w:pPrChange>
      </w:pPr>
      <w:ins w:id="227" w:author="User" w:date="2020-04-06T12:06:00Z">
        <w:r w:rsidRPr="00A1712B">
          <w:rPr>
            <w:strike/>
            <w:color w:val="000000"/>
            <w:rPrChange w:id="228" w:author="User" w:date="2020-04-06T12:21:00Z">
              <w:rPr>
                <w:color w:val="000000"/>
              </w:rPr>
            </w:rPrChange>
          </w:rPr>
          <w:tab/>
        </w:r>
      </w:ins>
      <w:del w:id="229" w:author="User" w:date="2020-04-06T12:13:00Z">
        <w:r w:rsidR="00993F64" w:rsidRPr="00A1712B" w:rsidDel="00977608">
          <w:rPr>
            <w:strike/>
            <w:color w:val="000000"/>
            <w:rPrChange w:id="230" w:author="User" w:date="2020-04-06T12:21:00Z">
              <w:rPr>
                <w:color w:val="000000"/>
              </w:rPr>
            </w:rPrChange>
          </w:rPr>
          <w:delText xml:space="preserve">[25] </w:delText>
        </w:r>
      </w:del>
      <w:r w:rsidR="00993F64" w:rsidRPr="00A1712B">
        <w:rPr>
          <w:strike/>
          <w:color w:val="000000"/>
          <w:rPrChange w:id="231" w:author="User" w:date="2020-04-06T12:21:00Z">
            <w:rPr>
              <w:color w:val="000000"/>
            </w:rPr>
          </w:rPrChange>
        </w:rPr>
        <w:t xml:space="preserve">constructed a deep CNN that perform one-dimensional (1D) convolution on the accelerometer and gyroscope </w:t>
      </w:r>
      <w:proofErr w:type="spellStart"/>
      <w:r w:rsidR="00993F64" w:rsidRPr="00A1712B">
        <w:rPr>
          <w:strike/>
          <w:color w:val="000000"/>
          <w:rPrChange w:id="232" w:author="User" w:date="2020-04-06T12:21:00Z">
            <w:rPr>
              <w:color w:val="000000"/>
            </w:rPr>
          </w:rPrChange>
        </w:rPr>
        <w:t>triaxial</w:t>
      </w:r>
      <w:proofErr w:type="spellEnd"/>
      <w:r w:rsidR="00993F64" w:rsidRPr="00A1712B">
        <w:rPr>
          <w:strike/>
          <w:color w:val="000000"/>
          <w:rPrChange w:id="233" w:author="User" w:date="2020-04-06T12:21:00Z">
            <w:rPr>
              <w:color w:val="000000"/>
            </w:rPr>
          </w:rPrChange>
        </w:rPr>
        <w:t xml:space="preserve"> sensor data. Their network achieved 94.79% accuracy on the data. Similarly, [8] also uses a 1D CNN method for HAR on the data gathered using a built-in accelerometer sensor in the smartphone. The </w:t>
      </w:r>
      <w:proofErr w:type="spellStart"/>
      <w:r w:rsidR="00993F64" w:rsidRPr="00A1712B">
        <w:rPr>
          <w:strike/>
          <w:color w:val="000000"/>
          <w:rPrChange w:id="234" w:author="User" w:date="2020-04-06T12:21:00Z">
            <w:rPr>
              <w:color w:val="000000"/>
            </w:rPr>
          </w:rPrChange>
        </w:rPr>
        <w:t>triaxial</w:t>
      </w:r>
      <w:proofErr w:type="spellEnd"/>
      <w:r w:rsidR="00993F64" w:rsidRPr="00A1712B">
        <w:rPr>
          <w:strike/>
          <w:color w:val="000000"/>
          <w:rPrChange w:id="235" w:author="User" w:date="2020-04-06T12:21:00Z">
            <w:rPr>
              <w:color w:val="000000"/>
            </w:rPr>
          </w:rPrChange>
        </w:rPr>
        <w:t xml:space="preserve"> acceleration data are converted into a vector input for the 1D CNN to learn and train. The model achieved an accuracy of 92.71%. </w:t>
      </w:r>
    </w:p>
    <w:p w14:paraId="6E1FB262" w14:textId="77777777" w:rsidR="00F318C7" w:rsidRPr="00A1712B" w:rsidRDefault="00993F64">
      <w:pPr>
        <w:pBdr>
          <w:top w:val="nil"/>
          <w:left w:val="nil"/>
          <w:bottom w:val="nil"/>
          <w:right w:val="nil"/>
          <w:between w:val="nil"/>
        </w:pBdr>
        <w:tabs>
          <w:tab w:val="left" w:pos="397"/>
          <w:tab w:val="left" w:pos="584"/>
        </w:tabs>
        <w:rPr>
          <w:strike/>
          <w:color w:val="000000"/>
          <w:rPrChange w:id="236" w:author="User" w:date="2020-04-06T12:21:00Z">
            <w:rPr>
              <w:color w:val="000000"/>
            </w:rPr>
          </w:rPrChange>
        </w:rPr>
        <w:pPrChange w:id="237" w:author="User" w:date="2020-04-06T12:01:00Z">
          <w:pPr>
            <w:pBdr>
              <w:top w:val="nil"/>
              <w:left w:val="nil"/>
              <w:bottom w:val="nil"/>
              <w:right w:val="nil"/>
              <w:between w:val="nil"/>
            </w:pBdr>
            <w:tabs>
              <w:tab w:val="left" w:pos="397"/>
              <w:tab w:val="left" w:pos="584"/>
            </w:tabs>
            <w:ind w:left="397"/>
          </w:pPr>
        </w:pPrChange>
      </w:pPr>
      <w:r w:rsidRPr="00A1712B">
        <w:rPr>
          <w:strike/>
          <w:color w:val="000000"/>
          <w:rPrChange w:id="238" w:author="User" w:date="2020-04-06T12:21:00Z">
            <w:rPr>
              <w:color w:val="000000"/>
            </w:rPr>
          </w:rPrChange>
        </w:rPr>
        <w:t>1D CNN is utilized for a single time series data, while two-dimensional (2D) CNN works best in multiple time series to capture local dependency and spatial domain of multi-modal data. [41] applied 2D CNN on multi-modal data and achieved a classification accuracy of 99.66% based on their model. It achieves significantly high performance with less number of parameters when compared to 1D operation.</w:t>
      </w:r>
    </w:p>
    <w:p w14:paraId="510B4A38" w14:textId="2310F2B1" w:rsidR="00F318C7" w:rsidRPr="00A1712B" w:rsidRDefault="00A67104">
      <w:pPr>
        <w:pBdr>
          <w:top w:val="nil"/>
          <w:left w:val="nil"/>
          <w:bottom w:val="nil"/>
          <w:right w:val="nil"/>
          <w:between w:val="nil"/>
        </w:pBdr>
        <w:tabs>
          <w:tab w:val="left" w:pos="397"/>
          <w:tab w:val="left" w:pos="584"/>
        </w:tabs>
        <w:ind w:firstLine="283"/>
        <w:rPr>
          <w:strike/>
          <w:color w:val="000000"/>
          <w:rPrChange w:id="239" w:author="User" w:date="2020-04-06T12:21:00Z">
            <w:rPr>
              <w:color w:val="000000"/>
            </w:rPr>
          </w:rPrChange>
        </w:rPr>
        <w:pPrChange w:id="240" w:author="User" w:date="2020-04-06T12:01:00Z">
          <w:pPr>
            <w:pBdr>
              <w:top w:val="nil"/>
              <w:left w:val="nil"/>
              <w:bottom w:val="nil"/>
              <w:right w:val="nil"/>
              <w:between w:val="nil"/>
            </w:pBdr>
            <w:tabs>
              <w:tab w:val="left" w:pos="397"/>
              <w:tab w:val="left" w:pos="584"/>
            </w:tabs>
            <w:ind w:left="397" w:firstLine="283"/>
          </w:pPr>
        </w:pPrChange>
      </w:pPr>
      <w:ins w:id="241" w:author="User" w:date="2020-04-06T12:13:00Z">
        <w:r w:rsidRPr="00A1712B">
          <w:rPr>
            <w:strike/>
            <w:color w:val="000000"/>
            <w:rPrChange w:id="242" w:author="User" w:date="2020-04-06T12:21:00Z">
              <w:rPr>
                <w:color w:val="000000"/>
              </w:rPr>
            </w:rPrChange>
          </w:rPr>
          <w:t xml:space="preserve">Understanding that </w:t>
        </w:r>
      </w:ins>
      <w:r w:rsidR="00993F64" w:rsidRPr="00A1712B">
        <w:rPr>
          <w:strike/>
          <w:color w:val="000000"/>
          <w:rPrChange w:id="243" w:author="User" w:date="2020-04-06T12:21:00Z">
            <w:rPr>
              <w:color w:val="000000"/>
            </w:rPr>
          </w:rPrChange>
        </w:rPr>
        <w:t xml:space="preserve">Recurrent neural network (RNN) is inspired by Hopfield Net developed by [42]. It was developed to process sequential or continuous data such as time signal and sensor data [31]. RNN utilizes a technique call recurrent, meaning the network will consistently update each node based on the old and new information available. The state of the network will also update accordingly. In short, when the previous state is activated, the current state is predicted by estimating the next state.  </w:t>
      </w:r>
    </w:p>
    <w:p w14:paraId="392B207C" w14:textId="77777777" w:rsidR="00F318C7" w:rsidRPr="00A1712B" w:rsidRDefault="00993F64">
      <w:pPr>
        <w:pBdr>
          <w:top w:val="nil"/>
          <w:left w:val="nil"/>
          <w:bottom w:val="nil"/>
          <w:right w:val="nil"/>
          <w:between w:val="nil"/>
        </w:pBdr>
        <w:tabs>
          <w:tab w:val="left" w:pos="397"/>
          <w:tab w:val="left" w:pos="584"/>
        </w:tabs>
        <w:rPr>
          <w:strike/>
          <w:color w:val="000000"/>
          <w:rPrChange w:id="244" w:author="User" w:date="2020-04-06T12:21:00Z">
            <w:rPr>
              <w:color w:val="000000"/>
            </w:rPr>
          </w:rPrChange>
        </w:rPr>
        <w:pPrChange w:id="245" w:author="User" w:date="2020-04-06T12:01:00Z">
          <w:pPr>
            <w:pBdr>
              <w:top w:val="nil"/>
              <w:left w:val="nil"/>
              <w:bottom w:val="nil"/>
              <w:right w:val="nil"/>
              <w:between w:val="nil"/>
            </w:pBdr>
            <w:tabs>
              <w:tab w:val="left" w:pos="397"/>
              <w:tab w:val="left" w:pos="584"/>
            </w:tabs>
            <w:ind w:left="397"/>
          </w:pPr>
        </w:pPrChange>
      </w:pPr>
      <w:r w:rsidRPr="00A1712B">
        <w:rPr>
          <w:strike/>
          <w:color w:val="000000"/>
          <w:rPrChange w:id="246" w:author="User" w:date="2020-04-06T12:21:00Z">
            <w:rPr>
              <w:color w:val="000000"/>
            </w:rPr>
          </w:rPrChange>
        </w:rPr>
        <w:t xml:space="preserve">However, as pointed out by [43], and [44], the vanishing or exploding gradient makes training the model more challenging. Exploding gradient refers to a large error accumulated causing a significant change in the neural network while vanishing gradient refers to errors that lead gradient to be vanished. Vanishing gradient problem can attribute to RNN forgetting the first inputs due to memory cells have a short-term </w:t>
      </w:r>
      <w:r w:rsidRPr="00A1712B">
        <w:rPr>
          <w:strike/>
          <w:color w:val="000000"/>
          <w:rPrChange w:id="247" w:author="User" w:date="2020-04-06T12:21:00Z">
            <w:rPr>
              <w:color w:val="000000"/>
            </w:rPr>
          </w:rPrChange>
        </w:rPr>
        <w:lastRenderedPageBreak/>
        <w:t>memory, meaning the information receives earlier may be lost and this causes the model not able to reflect its current state [28], [45]. This limits its application for HAR, image recognition or computer vision. Thus, an alternative is proposed.</w:t>
      </w:r>
    </w:p>
    <w:p w14:paraId="2C1032FB" w14:textId="77777777" w:rsidR="00A1712B" w:rsidRDefault="00993F64">
      <w:pPr>
        <w:pBdr>
          <w:top w:val="nil"/>
          <w:left w:val="nil"/>
          <w:bottom w:val="nil"/>
          <w:right w:val="nil"/>
          <w:between w:val="nil"/>
        </w:pBdr>
        <w:tabs>
          <w:tab w:val="left" w:pos="397"/>
          <w:tab w:val="left" w:pos="584"/>
        </w:tabs>
        <w:rPr>
          <w:ins w:id="248" w:author="User" w:date="2020-04-06T12:21:00Z"/>
          <w:color w:val="000000"/>
        </w:rPr>
        <w:pPrChange w:id="249" w:author="User" w:date="2020-04-06T12:01:00Z">
          <w:pPr>
            <w:pBdr>
              <w:top w:val="nil"/>
              <w:left w:val="nil"/>
              <w:bottom w:val="nil"/>
              <w:right w:val="nil"/>
              <w:between w:val="nil"/>
            </w:pBdr>
            <w:tabs>
              <w:tab w:val="left" w:pos="397"/>
              <w:tab w:val="left" w:pos="584"/>
            </w:tabs>
            <w:ind w:left="397"/>
          </w:pPr>
        </w:pPrChange>
      </w:pPr>
      <w:r w:rsidRPr="00A1712B">
        <w:rPr>
          <w:strike/>
          <w:color w:val="000000"/>
          <w:rPrChange w:id="250" w:author="User" w:date="2020-04-06T12:21:00Z">
            <w:rPr>
              <w:color w:val="000000"/>
            </w:rPr>
          </w:rPrChange>
        </w:rPr>
        <w:t>Long Short-Term Memory (LSTM) is a variant of Recurrent Neural Network (RNN), first proposed by [46]. It can get rid of the vanishing gradient problem in RNN by implementing four gates and enable long-range learning. The four gates are the forget gate, input gate, state gate (or a neuron with a self-recurrent connection) and output gate in each node.</w:t>
      </w:r>
      <w:r>
        <w:rPr>
          <w:color w:val="000000"/>
        </w:rPr>
        <w:t xml:space="preserve"> </w:t>
      </w:r>
    </w:p>
    <w:p w14:paraId="4689FC3B" w14:textId="4638A576" w:rsidR="00F318C7" w:rsidRDefault="00A1712B">
      <w:pPr>
        <w:pBdr>
          <w:top w:val="nil"/>
          <w:left w:val="nil"/>
          <w:bottom w:val="nil"/>
          <w:right w:val="nil"/>
          <w:between w:val="nil"/>
        </w:pBdr>
        <w:tabs>
          <w:tab w:val="left" w:pos="397"/>
          <w:tab w:val="left" w:pos="584"/>
        </w:tabs>
        <w:rPr>
          <w:color w:val="000000"/>
        </w:rPr>
        <w:pPrChange w:id="251" w:author="User" w:date="2020-04-06T12:01:00Z">
          <w:pPr>
            <w:pBdr>
              <w:top w:val="nil"/>
              <w:left w:val="nil"/>
              <w:bottom w:val="nil"/>
              <w:right w:val="nil"/>
              <w:between w:val="nil"/>
            </w:pBdr>
            <w:tabs>
              <w:tab w:val="left" w:pos="397"/>
              <w:tab w:val="left" w:pos="584"/>
            </w:tabs>
            <w:ind w:left="397"/>
          </w:pPr>
        </w:pPrChange>
      </w:pPr>
      <w:ins w:id="252" w:author="User" w:date="2020-04-06T12:21:00Z">
        <w:r w:rsidRPr="00A1712B">
          <w:rPr>
            <w:color w:val="000000"/>
            <w:rPrChange w:id="253" w:author="User" w:date="2020-04-06T12:21:00Z">
              <w:rPr>
                <w:strike/>
                <w:color w:val="000000"/>
              </w:rPr>
            </w:rPrChange>
          </w:rPr>
          <w:t>Long Short-Term Memory (LSTM)</w:t>
        </w:r>
        <w:r>
          <w:rPr>
            <w:color w:val="000000"/>
          </w:rPr>
          <w:t>,</w:t>
        </w:r>
        <w:r w:rsidRPr="00A1712B">
          <w:rPr>
            <w:color w:val="000000"/>
            <w:rPrChange w:id="254" w:author="User" w:date="2020-04-06T12:21:00Z">
              <w:rPr>
                <w:strike/>
                <w:color w:val="000000"/>
              </w:rPr>
            </w:rPrChange>
          </w:rPr>
          <w:t xml:space="preserve"> a variant of Recurrent Neural Network (RNN),</w:t>
        </w:r>
        <w:r w:rsidRPr="00A1712B">
          <w:rPr>
            <w:color w:val="000000"/>
          </w:rPr>
          <w:t xml:space="preserve"> </w:t>
        </w:r>
      </w:ins>
      <w:ins w:id="255" w:author="User" w:date="2020-04-06T12:22:00Z">
        <w:r>
          <w:rPr>
            <w:color w:val="000000"/>
          </w:rPr>
          <w:t>has been proposed</w:t>
        </w:r>
      </w:ins>
      <w:ins w:id="256" w:author="User" w:date="2020-04-06T12:23:00Z">
        <w:r>
          <w:rPr>
            <w:color w:val="000000"/>
          </w:rPr>
          <w:t xml:space="preserve"> </w:t>
        </w:r>
      </w:ins>
      <w:ins w:id="257" w:author="User" w:date="2020-04-06T12:22:00Z">
        <w:r>
          <w:rPr>
            <w:color w:val="000000"/>
          </w:rPr>
          <w:t xml:space="preserve">on </w:t>
        </w:r>
        <w:proofErr w:type="spellStart"/>
        <w:r>
          <w:rPr>
            <w:color w:val="000000"/>
          </w:rPr>
          <w:t>triaxial</w:t>
        </w:r>
        <w:proofErr w:type="spellEnd"/>
        <w:r>
          <w:rPr>
            <w:color w:val="000000"/>
          </w:rPr>
          <w:t xml:space="preserve"> accelerometers data </w:t>
        </w:r>
      </w:ins>
      <w:ins w:id="258" w:author="User" w:date="2020-04-06T12:23:00Z">
        <w:r>
          <w:rPr>
            <w:color w:val="000000"/>
          </w:rPr>
          <w:t xml:space="preserve">for smartphone-based human activity prediction </w:t>
        </w:r>
      </w:ins>
      <w:r w:rsidR="00993F64">
        <w:rPr>
          <w:color w:val="000000"/>
        </w:rPr>
        <w:t>[27]</w:t>
      </w:r>
      <w:ins w:id="259" w:author="User" w:date="2020-04-06T12:23:00Z">
        <w:r>
          <w:rPr>
            <w:color w:val="000000"/>
          </w:rPr>
          <w:t>.</w:t>
        </w:r>
      </w:ins>
      <w:ins w:id="260" w:author="User" w:date="2020-04-06T12:25:00Z">
        <w:r>
          <w:rPr>
            <w:color w:val="000000"/>
          </w:rPr>
          <w:t xml:space="preserve"> </w:t>
        </w:r>
      </w:ins>
      <w:del w:id="261" w:author="User" w:date="2020-04-06T12:25:00Z">
        <w:r w:rsidR="00993F64" w:rsidDel="00A1712B">
          <w:rPr>
            <w:color w:val="000000"/>
          </w:rPr>
          <w:delText xml:space="preserve"> utilizes the LSTM HAR model on triaxial accelerometers data from the WISDM dataset and achieves 92.1% accuracy in classification. In short, </w:delText>
        </w:r>
      </w:del>
      <w:r w:rsidR="00993F64">
        <w:rPr>
          <w:color w:val="000000"/>
        </w:rPr>
        <w:t xml:space="preserve">LSTM </w:t>
      </w:r>
      <w:del w:id="262" w:author="User" w:date="2020-04-06T12:25:00Z">
        <w:r w:rsidR="00993F64" w:rsidDel="00A1712B">
          <w:rPr>
            <w:color w:val="000000"/>
          </w:rPr>
          <w:delText xml:space="preserve">can use </w:delText>
        </w:r>
      </w:del>
      <w:ins w:id="263" w:author="User" w:date="2020-04-06T12:25:00Z">
        <w:r>
          <w:rPr>
            <w:color w:val="000000"/>
          </w:rPr>
          <w:t xml:space="preserve">adopts </w:t>
        </w:r>
      </w:ins>
      <w:r w:rsidR="00993F64">
        <w:rPr>
          <w:color w:val="000000"/>
        </w:rPr>
        <w:t xml:space="preserve">past information to predict the outcome of a HAR model. </w:t>
      </w:r>
      <w:del w:id="264" w:author="User" w:date="2020-04-06T12:25:00Z">
        <w:r w:rsidR="00993F64" w:rsidDel="00A1712B">
          <w:rPr>
            <w:color w:val="000000"/>
          </w:rPr>
          <w:delText xml:space="preserve">LSTM </w:delText>
        </w:r>
      </w:del>
      <w:ins w:id="265" w:author="User" w:date="2020-04-06T12:25:00Z">
        <w:r>
          <w:rPr>
            <w:color w:val="000000"/>
          </w:rPr>
          <w:t xml:space="preserve">It </w:t>
        </w:r>
      </w:ins>
      <w:r w:rsidR="00993F64">
        <w:rPr>
          <w:color w:val="000000"/>
        </w:rPr>
        <w:t xml:space="preserve">allows the network to learn when to “forget” previous hidden states and when to update hidden states given new information. However, some information may not be captured </w:t>
      </w:r>
      <w:del w:id="266" w:author="User" w:date="2020-04-06T12:26:00Z">
        <w:r w:rsidR="00993F64" w:rsidDel="00A1712B">
          <w:rPr>
            <w:color w:val="000000"/>
          </w:rPr>
          <w:delText xml:space="preserve">as </w:delText>
        </w:r>
      </w:del>
      <w:ins w:id="267" w:author="User" w:date="2020-04-06T12:26:00Z">
        <w:r>
          <w:rPr>
            <w:color w:val="000000"/>
          </w:rPr>
          <w:t xml:space="preserve">since </w:t>
        </w:r>
      </w:ins>
      <w:r w:rsidR="00993F64">
        <w:rPr>
          <w:color w:val="000000"/>
        </w:rPr>
        <w:t>human motion is continuous [28].</w:t>
      </w:r>
    </w:p>
    <w:p w14:paraId="5633E8C3" w14:textId="78A34596" w:rsidR="005A410F" w:rsidRDefault="00C05C0D">
      <w:pPr>
        <w:autoSpaceDE w:val="0"/>
        <w:autoSpaceDN w:val="0"/>
        <w:adjustRightInd w:val="0"/>
        <w:rPr>
          <w:ins w:id="268" w:author="User" w:date="2020-04-06T12:46:00Z"/>
          <w:color w:val="000000"/>
        </w:rPr>
        <w:pPrChange w:id="269" w:author="User" w:date="2020-04-06T13:42:00Z">
          <w:pPr>
            <w:pBdr>
              <w:top w:val="nil"/>
              <w:left w:val="nil"/>
              <w:bottom w:val="nil"/>
              <w:right w:val="nil"/>
              <w:between w:val="nil"/>
            </w:pBdr>
            <w:tabs>
              <w:tab w:val="left" w:pos="397"/>
              <w:tab w:val="left" w:pos="584"/>
            </w:tabs>
          </w:pPr>
        </w:pPrChange>
      </w:pPr>
      <w:ins w:id="270" w:author="User" w:date="2020-04-06T12:31:00Z">
        <w:r w:rsidRPr="009E3077">
          <w:rPr>
            <w:color w:val="000000"/>
          </w:rPr>
          <w:t>Since LSTM only takes in past information, Bi-directional Long Sho</w:t>
        </w:r>
        <w:r w:rsidR="00001A34">
          <w:rPr>
            <w:color w:val="000000"/>
          </w:rPr>
          <w:t>rt-Term Memory, coined as B</w:t>
        </w:r>
        <w:r w:rsidRPr="009E3077">
          <w:rPr>
            <w:color w:val="000000"/>
          </w:rPr>
          <w:t>LSTM, is proposed to tackle both past information and future inf</w:t>
        </w:r>
        <w:r w:rsidR="00001A34">
          <w:rPr>
            <w:color w:val="000000"/>
          </w:rPr>
          <w:t>ormation. In other words, B</w:t>
        </w:r>
        <w:r w:rsidRPr="009E3077">
          <w:rPr>
            <w:color w:val="000000"/>
          </w:rPr>
          <w:t xml:space="preserve">LSTM is stacked into layers both horizontally and vertically. </w:t>
        </w:r>
      </w:ins>
      <w:ins w:id="271" w:author="User" w:date="2020-04-06T12:32:00Z">
        <w:r w:rsidRPr="009E3077">
          <w:rPr>
            <w:color w:val="000000"/>
          </w:rPr>
          <w:t>In the model, a</w:t>
        </w:r>
      </w:ins>
      <w:ins w:id="272" w:author="User" w:date="2020-04-06T12:31:00Z">
        <w:r w:rsidRPr="009E3077">
          <w:rPr>
            <w:color w:val="000000"/>
          </w:rPr>
          <w:t xml:space="preserve"> single LSTM node can take in information from the horizontal layer for both past and future information</w:t>
        </w:r>
      </w:ins>
      <w:ins w:id="273" w:author="User" w:date="2020-04-06T12:32:00Z">
        <w:r w:rsidRPr="009E3077">
          <w:rPr>
            <w:color w:val="000000"/>
          </w:rPr>
          <w:t>, as well as</w:t>
        </w:r>
      </w:ins>
      <w:ins w:id="274" w:author="User" w:date="2020-04-06T12:31:00Z">
        <w:r w:rsidRPr="009E3077">
          <w:rPr>
            <w:color w:val="000000"/>
          </w:rPr>
          <w:t xml:space="preserve"> from a vertical layer which is the lower hidden layer.</w:t>
        </w:r>
      </w:ins>
      <w:ins w:id="275" w:author="User" w:date="2020-04-06T12:32:00Z">
        <w:r w:rsidR="006503BE" w:rsidRPr="009E3077">
          <w:rPr>
            <w:color w:val="000000"/>
          </w:rPr>
          <w:t xml:space="preserve"> [28]</w:t>
        </w:r>
      </w:ins>
      <w:ins w:id="276" w:author="User" w:date="2020-04-06T12:46:00Z">
        <w:r w:rsidR="00A95941" w:rsidRPr="009E3077">
          <w:rPr>
            <w:color w:val="000000"/>
          </w:rPr>
          <w:t xml:space="preserve"> and [</w:t>
        </w:r>
        <w:r w:rsidR="00A95941" w:rsidRPr="009E3077">
          <w:rPr>
            <w:bCs/>
            <w:rPrChange w:id="277" w:author="User" w:date="2020-04-06T12:46:00Z">
              <w:rPr>
                <w:rFonts w:ascii="URWPalladioL-Bold" w:hAnsi="URWPalladioL-Bold" w:cs="URWPalladioL-Bold"/>
                <w:b/>
                <w:bCs/>
                <w:sz w:val="36"/>
                <w:szCs w:val="36"/>
              </w:rPr>
            </w:rPrChange>
          </w:rPr>
          <w:t>Deep Recurrent Neural Networks for Human</w:t>
        </w:r>
        <w:r w:rsidR="00A95941" w:rsidRPr="009E3077">
          <w:rPr>
            <w:bCs/>
          </w:rPr>
          <w:t xml:space="preserve"> </w:t>
        </w:r>
        <w:r w:rsidR="00A95941" w:rsidRPr="009E3077">
          <w:rPr>
            <w:bCs/>
            <w:rPrChange w:id="278" w:author="User" w:date="2020-04-06T12:46:00Z">
              <w:rPr>
                <w:rFonts w:ascii="URWPalladioL-Bold" w:hAnsi="URWPalladioL-Bold" w:cs="URWPalladioL-Bold"/>
                <w:b/>
                <w:bCs/>
                <w:sz w:val="36"/>
                <w:szCs w:val="36"/>
              </w:rPr>
            </w:rPrChange>
          </w:rPr>
          <w:t>Activity Recognition</w:t>
        </w:r>
        <w:r w:rsidR="00A95941" w:rsidRPr="009E3077">
          <w:rPr>
            <w:bCs/>
          </w:rPr>
          <w:t xml:space="preserve">, </w:t>
        </w:r>
        <w:proofErr w:type="spellStart"/>
        <w:r w:rsidR="009E3077" w:rsidRPr="009E3077">
          <w:rPr>
            <w:bCs/>
            <w:rPrChange w:id="279" w:author="User" w:date="2020-04-06T12:46:00Z">
              <w:rPr>
                <w:rFonts w:ascii="URWPalladioL-Bold" w:hAnsi="URWPalladioL-Bold" w:cs="URWPalladioL-Bold"/>
                <w:b/>
                <w:bCs/>
              </w:rPr>
            </w:rPrChange>
          </w:rPr>
          <w:t>Abdulmajid</w:t>
        </w:r>
        <w:proofErr w:type="spellEnd"/>
        <w:r w:rsidR="009E3077" w:rsidRPr="009E3077">
          <w:rPr>
            <w:bCs/>
            <w:rPrChange w:id="280" w:author="User" w:date="2020-04-06T12:46:00Z">
              <w:rPr>
                <w:rFonts w:ascii="URWPalladioL-Bold" w:hAnsi="URWPalladioL-Bold" w:cs="URWPalladioL-Bold"/>
                <w:b/>
                <w:bCs/>
              </w:rPr>
            </w:rPrChange>
          </w:rPr>
          <w:t xml:space="preserve">, </w:t>
        </w:r>
        <w:r w:rsidR="00A95941">
          <w:rPr>
            <w:bCs/>
          </w:rPr>
          <w:t>2017</w:t>
        </w:r>
        <w:r w:rsidR="00A95941" w:rsidRPr="00A95941">
          <w:rPr>
            <w:bCs/>
            <w:rPrChange w:id="281" w:author="User" w:date="2020-04-06T12:46:00Z">
              <w:rPr>
                <w:rFonts w:ascii="URWPalladioL-Bold" w:hAnsi="URWPalladioL-Bold" w:cs="URWPalladioL-Bold"/>
                <w:b/>
                <w:bCs/>
                <w:sz w:val="36"/>
                <w:szCs w:val="36"/>
              </w:rPr>
            </w:rPrChange>
          </w:rPr>
          <w:t>]</w:t>
        </w:r>
      </w:ins>
      <w:ins w:id="282" w:author="User" w:date="2020-04-06T12:32:00Z">
        <w:r w:rsidR="00001A34">
          <w:rPr>
            <w:color w:val="000000"/>
          </w:rPr>
          <w:t xml:space="preserve"> utilizes B</w:t>
        </w:r>
        <w:r w:rsidR="006503BE">
          <w:rPr>
            <w:color w:val="000000"/>
          </w:rPr>
          <w:t>LSTM on HAR using the inertial sensor in the smartphone</w:t>
        </w:r>
      </w:ins>
      <w:ins w:id="283" w:author="User" w:date="2020-04-06T12:46:00Z">
        <w:r w:rsidR="005A410F">
          <w:rPr>
            <w:color w:val="000000"/>
          </w:rPr>
          <w:t>.</w:t>
        </w:r>
      </w:ins>
      <w:ins w:id="284" w:author="User" w:date="2020-04-06T12:48:00Z">
        <w:r w:rsidR="00417547">
          <w:rPr>
            <w:color w:val="000000"/>
          </w:rPr>
          <w:t xml:space="preserve"> Exp</w:t>
        </w:r>
      </w:ins>
      <w:ins w:id="285" w:author="User" w:date="2020-04-06T13:40:00Z">
        <w:r w:rsidR="00EA2E6A">
          <w:rPr>
            <w:color w:val="000000"/>
          </w:rPr>
          <w:t xml:space="preserve">erimental results demonstrate </w:t>
        </w:r>
      </w:ins>
      <w:ins w:id="286" w:author="User" w:date="2020-04-06T13:41:00Z">
        <w:r w:rsidR="00EA2E6A">
          <w:rPr>
            <w:color w:val="000000"/>
          </w:rPr>
          <w:t>that the models outperform other existing approaches.</w:t>
        </w:r>
      </w:ins>
    </w:p>
    <w:p w14:paraId="52A005D0" w14:textId="77777777" w:rsidR="005A410F" w:rsidRDefault="005A410F">
      <w:pPr>
        <w:autoSpaceDE w:val="0"/>
        <w:autoSpaceDN w:val="0"/>
        <w:adjustRightInd w:val="0"/>
        <w:ind w:firstLine="0"/>
        <w:rPr>
          <w:ins w:id="287" w:author="User" w:date="2020-04-06T12:46:00Z"/>
          <w:color w:val="000000"/>
        </w:rPr>
        <w:pPrChange w:id="288" w:author="User" w:date="2020-04-06T12:46:00Z">
          <w:pPr>
            <w:pBdr>
              <w:top w:val="nil"/>
              <w:left w:val="nil"/>
              <w:bottom w:val="nil"/>
              <w:right w:val="nil"/>
              <w:between w:val="nil"/>
            </w:pBdr>
            <w:tabs>
              <w:tab w:val="left" w:pos="397"/>
              <w:tab w:val="left" w:pos="584"/>
            </w:tabs>
          </w:pPr>
        </w:pPrChange>
      </w:pPr>
    </w:p>
    <w:p w14:paraId="2B37F4CA" w14:textId="20756492" w:rsidR="006503BE" w:rsidRPr="005A410F" w:rsidRDefault="006503BE">
      <w:pPr>
        <w:autoSpaceDE w:val="0"/>
        <w:autoSpaceDN w:val="0"/>
        <w:adjustRightInd w:val="0"/>
        <w:ind w:firstLine="0"/>
        <w:rPr>
          <w:ins w:id="289" w:author="User" w:date="2020-04-06T12:32:00Z"/>
          <w:strike/>
          <w:color w:val="000000"/>
          <w:rPrChange w:id="290" w:author="User" w:date="2020-04-06T12:47:00Z">
            <w:rPr>
              <w:ins w:id="291" w:author="User" w:date="2020-04-06T12:32:00Z"/>
              <w:color w:val="000000"/>
            </w:rPr>
          </w:rPrChange>
        </w:rPr>
        <w:pPrChange w:id="292" w:author="User" w:date="2020-04-06T12:46:00Z">
          <w:pPr>
            <w:pBdr>
              <w:top w:val="nil"/>
              <w:left w:val="nil"/>
              <w:bottom w:val="nil"/>
              <w:right w:val="nil"/>
              <w:between w:val="nil"/>
            </w:pBdr>
            <w:tabs>
              <w:tab w:val="left" w:pos="397"/>
              <w:tab w:val="left" w:pos="584"/>
            </w:tabs>
          </w:pPr>
        </w:pPrChange>
      </w:pPr>
      <w:ins w:id="293" w:author="User" w:date="2020-04-06T12:32:00Z">
        <w:r w:rsidRPr="005A410F">
          <w:rPr>
            <w:strike/>
            <w:color w:val="000000"/>
            <w:rPrChange w:id="294" w:author="User" w:date="2020-04-06T12:47:00Z">
              <w:rPr>
                <w:color w:val="000000"/>
              </w:rPr>
            </w:rPrChange>
          </w:rPr>
          <w:t xml:space="preserve">, achieving an accuracy of 93.79%.  The result is comparable to the study conducted by [25] who used a deep learning convolutional neural network (CNN) on raw data and achieve an accuracy of 94.79%. Similar work has also been done by [45] who proposed a </w:t>
        </w:r>
        <w:proofErr w:type="spellStart"/>
        <w:r w:rsidRPr="005A410F">
          <w:rPr>
            <w:strike/>
            <w:color w:val="000000"/>
            <w:rPrChange w:id="295" w:author="User" w:date="2020-04-06T12:47:00Z">
              <w:rPr>
                <w:color w:val="000000"/>
              </w:rPr>
            </w:rPrChange>
          </w:rPr>
          <w:t>Bidir</w:t>
        </w:r>
        <w:proofErr w:type="spellEnd"/>
        <w:r w:rsidRPr="005A410F">
          <w:rPr>
            <w:strike/>
            <w:color w:val="000000"/>
            <w:rPrChange w:id="296" w:author="User" w:date="2020-04-06T12:47:00Z">
              <w:rPr>
                <w:color w:val="000000"/>
              </w:rPr>
            </w:rPrChange>
          </w:rPr>
          <w:t>-LSTM network that takes in accelerometer and gyroscope data from a smartphone. They achieve and accuracy of 92.67%.</w:t>
        </w:r>
      </w:ins>
    </w:p>
    <w:p w14:paraId="72CD71D1" w14:textId="240692BC" w:rsidR="00C05C0D" w:rsidRDefault="00C05C0D">
      <w:pPr>
        <w:pBdr>
          <w:top w:val="nil"/>
          <w:left w:val="nil"/>
          <w:bottom w:val="nil"/>
          <w:right w:val="nil"/>
          <w:between w:val="nil"/>
        </w:pBdr>
        <w:tabs>
          <w:tab w:val="left" w:pos="397"/>
          <w:tab w:val="left" w:pos="584"/>
        </w:tabs>
        <w:rPr>
          <w:ins w:id="297" w:author="User" w:date="2020-04-06T12:30:00Z"/>
          <w:color w:val="000000"/>
        </w:rPr>
        <w:pPrChange w:id="298" w:author="User" w:date="2020-04-06T12:01:00Z">
          <w:pPr>
            <w:pBdr>
              <w:top w:val="nil"/>
              <w:left w:val="nil"/>
              <w:bottom w:val="nil"/>
              <w:right w:val="nil"/>
              <w:between w:val="nil"/>
            </w:pBdr>
            <w:tabs>
              <w:tab w:val="left" w:pos="397"/>
              <w:tab w:val="left" w:pos="584"/>
            </w:tabs>
            <w:ind w:left="397"/>
          </w:pPr>
        </w:pPrChange>
      </w:pPr>
    </w:p>
    <w:p w14:paraId="369E2C57" w14:textId="551DC9A4" w:rsidR="00F318C7" w:rsidRPr="00705CC0" w:rsidRDefault="00993F64">
      <w:pPr>
        <w:pBdr>
          <w:top w:val="nil"/>
          <w:left w:val="nil"/>
          <w:bottom w:val="nil"/>
          <w:right w:val="nil"/>
          <w:between w:val="nil"/>
        </w:pBdr>
        <w:tabs>
          <w:tab w:val="left" w:pos="397"/>
          <w:tab w:val="left" w:pos="584"/>
        </w:tabs>
        <w:rPr>
          <w:strike/>
          <w:color w:val="000000"/>
          <w:rPrChange w:id="299" w:author="User" w:date="2020-04-06T12:44:00Z">
            <w:rPr>
              <w:color w:val="000000"/>
            </w:rPr>
          </w:rPrChange>
        </w:rPr>
        <w:pPrChange w:id="300" w:author="User" w:date="2020-04-06T12:01:00Z">
          <w:pPr>
            <w:pBdr>
              <w:top w:val="nil"/>
              <w:left w:val="nil"/>
              <w:bottom w:val="nil"/>
              <w:right w:val="nil"/>
              <w:between w:val="nil"/>
            </w:pBdr>
            <w:tabs>
              <w:tab w:val="left" w:pos="397"/>
              <w:tab w:val="left" w:pos="584"/>
            </w:tabs>
            <w:ind w:left="397"/>
          </w:pPr>
        </w:pPrChange>
      </w:pPr>
      <w:r w:rsidRPr="00705CC0">
        <w:rPr>
          <w:strike/>
          <w:color w:val="000000"/>
          <w:rPrChange w:id="301" w:author="User" w:date="2020-04-06T12:44:00Z">
            <w:rPr>
              <w:color w:val="000000"/>
            </w:rPr>
          </w:rPrChange>
        </w:rPr>
        <w:t>Bi-directional Long Short-Term Memory (</w:t>
      </w:r>
      <w:proofErr w:type="spellStart"/>
      <w:r w:rsidRPr="00705CC0">
        <w:rPr>
          <w:strike/>
          <w:color w:val="000000"/>
          <w:rPrChange w:id="302" w:author="User" w:date="2020-04-06T12:44:00Z">
            <w:rPr>
              <w:color w:val="000000"/>
            </w:rPr>
          </w:rPrChange>
        </w:rPr>
        <w:t>Bidir</w:t>
      </w:r>
      <w:proofErr w:type="spellEnd"/>
      <w:r w:rsidRPr="00705CC0">
        <w:rPr>
          <w:strike/>
          <w:color w:val="000000"/>
          <w:rPrChange w:id="303" w:author="User" w:date="2020-04-06T12:44:00Z">
            <w:rPr>
              <w:color w:val="000000"/>
            </w:rPr>
          </w:rPrChange>
        </w:rPr>
        <w:t xml:space="preserve">-LSTM) is a variant of LSTM. However, different from LSTM who only takes in past information, </w:t>
      </w:r>
      <w:proofErr w:type="spellStart"/>
      <w:r w:rsidRPr="00705CC0">
        <w:rPr>
          <w:strike/>
          <w:color w:val="000000"/>
          <w:rPrChange w:id="304" w:author="User" w:date="2020-04-06T12:44:00Z">
            <w:rPr>
              <w:color w:val="000000"/>
            </w:rPr>
          </w:rPrChange>
        </w:rPr>
        <w:t>Bidir</w:t>
      </w:r>
      <w:proofErr w:type="spellEnd"/>
      <w:r w:rsidRPr="00705CC0">
        <w:rPr>
          <w:strike/>
          <w:color w:val="000000"/>
          <w:rPrChange w:id="305" w:author="User" w:date="2020-04-06T12:44:00Z">
            <w:rPr>
              <w:color w:val="000000"/>
            </w:rPr>
          </w:rPrChange>
        </w:rPr>
        <w:t xml:space="preserve">-LSTM uses both past information and future information. In other words, </w:t>
      </w:r>
      <w:proofErr w:type="spellStart"/>
      <w:r w:rsidRPr="00705CC0">
        <w:rPr>
          <w:strike/>
          <w:color w:val="000000"/>
          <w:rPrChange w:id="306" w:author="User" w:date="2020-04-06T12:44:00Z">
            <w:rPr>
              <w:color w:val="000000"/>
            </w:rPr>
          </w:rPrChange>
        </w:rPr>
        <w:t>Bidir</w:t>
      </w:r>
      <w:proofErr w:type="spellEnd"/>
      <w:r w:rsidRPr="00705CC0">
        <w:rPr>
          <w:strike/>
          <w:color w:val="000000"/>
          <w:rPrChange w:id="307" w:author="User" w:date="2020-04-06T12:44:00Z">
            <w:rPr>
              <w:color w:val="000000"/>
            </w:rPr>
          </w:rPrChange>
        </w:rPr>
        <w:t xml:space="preserve">-LSTM is stacked into layers both horizontally and vertically. A single LSTM node can take in information from the </w:t>
      </w:r>
      <w:r w:rsidRPr="00705CC0">
        <w:rPr>
          <w:strike/>
          <w:color w:val="000000"/>
          <w:rPrChange w:id="308" w:author="User" w:date="2020-04-06T12:44:00Z">
            <w:rPr>
              <w:color w:val="000000"/>
            </w:rPr>
          </w:rPrChange>
        </w:rPr>
        <w:lastRenderedPageBreak/>
        <w:t xml:space="preserve">horizontal layer for both past and future information and also from a vertical layer which is the lower hidden layer. [28] utilizes </w:t>
      </w:r>
      <w:proofErr w:type="spellStart"/>
      <w:r w:rsidRPr="00705CC0">
        <w:rPr>
          <w:strike/>
          <w:color w:val="000000"/>
          <w:rPrChange w:id="309" w:author="User" w:date="2020-04-06T12:44:00Z">
            <w:rPr>
              <w:color w:val="000000"/>
            </w:rPr>
          </w:rPrChange>
        </w:rPr>
        <w:t>Bidir</w:t>
      </w:r>
      <w:proofErr w:type="spellEnd"/>
      <w:r w:rsidRPr="00705CC0">
        <w:rPr>
          <w:strike/>
          <w:color w:val="000000"/>
          <w:rPrChange w:id="310" w:author="User" w:date="2020-04-06T12:44:00Z">
            <w:rPr>
              <w:color w:val="000000"/>
            </w:rPr>
          </w:rPrChange>
        </w:rPr>
        <w:t xml:space="preserve">-LSTM on HAR using the inertial sensor in the smartphone, achieving an accuracy of 93.79%.  The result is comparable to the study conducted by [25] who used a deep learning convolutional neural network (CNN) on raw data and achieve an accuracy of 94.79%. Similar work has also been done by [45] who proposed a </w:t>
      </w:r>
      <w:proofErr w:type="spellStart"/>
      <w:r w:rsidRPr="00705CC0">
        <w:rPr>
          <w:strike/>
          <w:color w:val="000000"/>
          <w:rPrChange w:id="311" w:author="User" w:date="2020-04-06T12:44:00Z">
            <w:rPr>
              <w:color w:val="000000"/>
            </w:rPr>
          </w:rPrChange>
        </w:rPr>
        <w:t>Bidir</w:t>
      </w:r>
      <w:proofErr w:type="spellEnd"/>
      <w:r w:rsidRPr="00705CC0">
        <w:rPr>
          <w:strike/>
          <w:color w:val="000000"/>
          <w:rPrChange w:id="312" w:author="User" w:date="2020-04-06T12:44:00Z">
            <w:rPr>
              <w:color w:val="000000"/>
            </w:rPr>
          </w:rPrChange>
        </w:rPr>
        <w:t>-LSTM network that takes in accelerometer and gyroscope data from a smartphone. They achieve and accuracy of 92.67%.</w:t>
      </w:r>
    </w:p>
    <w:p w14:paraId="6D17D554" w14:textId="77777777" w:rsidR="00F318C7" w:rsidRPr="00705CC0" w:rsidRDefault="00993F64">
      <w:pPr>
        <w:pBdr>
          <w:top w:val="nil"/>
          <w:left w:val="nil"/>
          <w:bottom w:val="nil"/>
          <w:right w:val="nil"/>
          <w:between w:val="nil"/>
        </w:pBdr>
        <w:tabs>
          <w:tab w:val="left" w:pos="397"/>
          <w:tab w:val="left" w:pos="584"/>
        </w:tabs>
        <w:rPr>
          <w:strike/>
          <w:color w:val="000000"/>
          <w:rPrChange w:id="313" w:author="User" w:date="2020-04-06T12:44:00Z">
            <w:rPr>
              <w:color w:val="000000"/>
            </w:rPr>
          </w:rPrChange>
        </w:rPr>
        <w:pPrChange w:id="314" w:author="User" w:date="2020-04-06T12:01:00Z">
          <w:pPr>
            <w:pBdr>
              <w:top w:val="nil"/>
              <w:left w:val="nil"/>
              <w:bottom w:val="nil"/>
              <w:right w:val="nil"/>
              <w:between w:val="nil"/>
            </w:pBdr>
            <w:tabs>
              <w:tab w:val="left" w:pos="397"/>
              <w:tab w:val="left" w:pos="584"/>
            </w:tabs>
            <w:ind w:left="397"/>
          </w:pPr>
        </w:pPrChange>
      </w:pPr>
      <w:r w:rsidRPr="00705CC0">
        <w:rPr>
          <w:strike/>
          <w:color w:val="000000"/>
          <w:rPrChange w:id="315" w:author="User" w:date="2020-04-06T12:44:00Z">
            <w:rPr>
              <w:color w:val="000000"/>
            </w:rPr>
          </w:rPrChange>
        </w:rPr>
        <w:t xml:space="preserve">A fusion of CNN and LSTM has been proposed by [47] called Long-term Recurrent Convolutional network (LRCN) model. It can operate well in activity recognition, image captioning and video description. Its work shows that CNN which allow </w:t>
      </w:r>
      <w:proofErr w:type="spellStart"/>
      <w:r w:rsidRPr="00705CC0">
        <w:rPr>
          <w:strike/>
          <w:color w:val="000000"/>
          <w:rPrChange w:id="316" w:author="User" w:date="2020-04-06T12:44:00Z">
            <w:rPr>
              <w:color w:val="000000"/>
            </w:rPr>
          </w:rPrChange>
        </w:rPr>
        <w:t>arbiratry</w:t>
      </w:r>
      <w:proofErr w:type="spellEnd"/>
      <w:r w:rsidRPr="00705CC0">
        <w:rPr>
          <w:strike/>
          <w:color w:val="000000"/>
          <w:rPrChange w:id="317" w:author="User" w:date="2020-04-06T12:44:00Z">
            <w:rPr>
              <w:color w:val="000000"/>
            </w:rPr>
          </w:rPrChange>
        </w:rPr>
        <w:t>-sized input to be map into fixed-sized vector representation can work well with the subsequent LSTM which takes in the outputs of CNN to be passed into a recurrent sequence learning module to be predicted.</w:t>
      </w:r>
    </w:p>
    <w:p w14:paraId="465FDB8B" w14:textId="77777777" w:rsidR="00F318C7" w:rsidRDefault="00993F64">
      <w:pPr>
        <w:pStyle w:val="Heading1"/>
        <w:numPr>
          <w:ilvl w:val="0"/>
          <w:numId w:val="2"/>
        </w:numPr>
      </w:pPr>
      <w:r>
        <w:t xml:space="preserve">Contributions of the work </w:t>
      </w:r>
    </w:p>
    <w:p w14:paraId="66765037" w14:textId="753AB06E" w:rsidR="00F318C7" w:rsidRDefault="00693189">
      <w:pPr>
        <w:ind w:firstLine="0"/>
        <w:pPrChange w:id="318" w:author="User" w:date="2020-04-06T13:43:00Z">
          <w:pPr/>
        </w:pPrChange>
      </w:pPr>
      <w:ins w:id="319" w:author="User" w:date="2020-04-06T14:04:00Z">
        <w:r>
          <w:t>Upholding</w:t>
        </w:r>
      </w:ins>
      <w:ins w:id="320" w:author="User" w:date="2020-04-06T14:02:00Z">
        <w:r w:rsidR="004B1E8D">
          <w:t xml:space="preserve"> the </w:t>
        </w:r>
        <w:r>
          <w:t>hypothese</w:t>
        </w:r>
        <w:r w:rsidR="004B1E8D">
          <w:t xml:space="preserve">s of </w:t>
        </w:r>
      </w:ins>
      <w:ins w:id="321" w:author="User" w:date="2020-04-06T14:05:00Z">
        <w:r w:rsidR="00CE57C2">
          <w:t xml:space="preserve">(1) </w:t>
        </w:r>
      </w:ins>
      <w:ins w:id="322" w:author="User" w:date="2020-04-06T13:48:00Z">
        <w:r w:rsidR="004810F8">
          <w:t xml:space="preserve">the </w:t>
        </w:r>
      </w:ins>
      <w:ins w:id="323" w:author="User" w:date="2020-04-06T13:51:00Z">
        <w:r w:rsidR="004810F8">
          <w:t xml:space="preserve">spatial and temporal </w:t>
        </w:r>
      </w:ins>
      <w:ins w:id="324" w:author="User" w:date="2020-04-06T13:53:00Z">
        <w:r w:rsidR="004810F8">
          <w:t xml:space="preserve">information embedded in the inertial </w:t>
        </w:r>
      </w:ins>
      <w:ins w:id="325" w:author="User" w:date="2020-04-06T14:03:00Z">
        <w:r>
          <w:t>signal is crucial</w:t>
        </w:r>
      </w:ins>
      <w:ins w:id="326" w:author="User" w:date="2020-04-06T14:06:00Z">
        <w:r w:rsidR="00CE57C2">
          <w:t xml:space="preserve"> to represent activity, and (2) human activities are hierarchical, </w:t>
        </w:r>
      </w:ins>
      <w:ins w:id="327" w:author="User" w:date="2020-04-06T14:08:00Z">
        <w:r w:rsidR="00CE57C2">
          <w:t xml:space="preserve">we propose a </w:t>
        </w:r>
      </w:ins>
      <w:ins w:id="328" w:author="User" w:date="2020-04-06T14:09:00Z">
        <w:r w:rsidR="00051AD5">
          <w:t xml:space="preserve">temporal dynamics deep learner </w:t>
        </w:r>
      </w:ins>
      <w:ins w:id="329" w:author="User" w:date="2020-04-06T14:10:00Z">
        <w:r w:rsidR="00051AD5">
          <w:t>that extract features from low to higher levels hierarchically from spatial and temporal domains.</w:t>
        </w:r>
      </w:ins>
      <w:ins w:id="330" w:author="User" w:date="2020-04-06T13:51:00Z">
        <w:r w:rsidR="004810F8">
          <w:t xml:space="preserve"> </w:t>
        </w:r>
      </w:ins>
      <w:del w:id="331" w:author="User" w:date="2020-04-06T14:12:00Z">
        <w:r w:rsidR="00993F64" w:rsidDel="000125B4">
          <w:delText xml:space="preserve">This </w:delText>
        </w:r>
      </w:del>
      <w:del w:id="332" w:author="User" w:date="2020-04-06T13:43:00Z">
        <w:r w:rsidR="00993F64" w:rsidDel="00191A97">
          <w:delText xml:space="preserve">paper </w:delText>
        </w:r>
      </w:del>
      <w:del w:id="333" w:author="User" w:date="2020-04-06T14:12:00Z">
        <w:r w:rsidR="00993F64" w:rsidDel="000125B4">
          <w:delText xml:space="preserve">is inspired by the work of [28], [47] which demonstrate the concept of connecting two different hierarchical representation learnings (CNN and LSTM) in neural network models and the ability of Bidir-LSTM that can utilize both past and future information to predict outcome in HAR. We summarize our </w:delText>
        </w:r>
      </w:del>
      <w:ins w:id="334" w:author="User" w:date="2020-04-06T14:12:00Z">
        <w:r w:rsidR="000125B4">
          <w:t xml:space="preserve">The </w:t>
        </w:r>
      </w:ins>
      <w:r w:rsidR="00993F64">
        <w:t xml:space="preserve">main contributions of this work </w:t>
      </w:r>
      <w:ins w:id="335" w:author="User" w:date="2020-04-06T14:12:00Z">
        <w:r w:rsidR="000125B4">
          <w:t xml:space="preserve">are summarized </w:t>
        </w:r>
      </w:ins>
      <w:r w:rsidR="00993F64">
        <w:t xml:space="preserve">into </w:t>
      </w:r>
      <w:ins w:id="336" w:author="User" w:date="2020-04-06T13:45:00Z">
        <w:r w:rsidR="00191A97">
          <w:t>three</w:t>
        </w:r>
      </w:ins>
      <w:del w:id="337" w:author="User" w:date="2020-04-06T13:45:00Z">
        <w:r w:rsidR="00993F64" w:rsidDel="00191A97">
          <w:delText>four</w:delText>
        </w:r>
      </w:del>
      <w:r w:rsidR="00993F64">
        <w:t>fold:</w:t>
      </w:r>
    </w:p>
    <w:p w14:paraId="63F03D52" w14:textId="6C99FC21" w:rsidR="00F318C7" w:rsidRPr="000324C4" w:rsidRDefault="000324C4">
      <w:pPr>
        <w:numPr>
          <w:ilvl w:val="0"/>
          <w:numId w:val="1"/>
        </w:numPr>
      </w:pPr>
      <w:ins w:id="338" w:author="User" w:date="2020-04-06T17:40:00Z">
        <w:r>
          <w:t xml:space="preserve">A </w:t>
        </w:r>
      </w:ins>
      <w:ins w:id="339" w:author="User" w:date="2020-04-06T18:01:00Z">
        <w:r w:rsidR="00F13B97">
          <w:t xml:space="preserve">stacking </w:t>
        </w:r>
      </w:ins>
      <w:ins w:id="340" w:author="User" w:date="2020-04-06T17:43:00Z">
        <w:r>
          <w:t xml:space="preserve">spatial-temporal deep model is developed to </w:t>
        </w:r>
      </w:ins>
      <w:ins w:id="341" w:author="User" w:date="2020-04-06T18:18:00Z">
        <w:r w:rsidR="00896864">
          <w:t>extract</w:t>
        </w:r>
      </w:ins>
      <w:ins w:id="342" w:author="User" w:date="2020-04-06T18:01:00Z">
        <w:r w:rsidR="00F13B97">
          <w:t xml:space="preserve"> low level to higher level features of inertial data </w:t>
        </w:r>
      </w:ins>
      <w:ins w:id="343" w:author="User" w:date="2020-04-06T18:09:00Z">
        <w:r w:rsidR="00F13B97">
          <w:t xml:space="preserve">for </w:t>
        </w:r>
      </w:ins>
      <w:ins w:id="344" w:author="User" w:date="2020-04-06T18:01:00Z">
        <w:r w:rsidR="00F13B97">
          <w:t>human activity</w:t>
        </w:r>
      </w:ins>
      <w:ins w:id="345" w:author="User" w:date="2020-04-06T18:09:00Z">
        <w:r w:rsidR="00F13B97">
          <w:t xml:space="preserve"> recognition</w:t>
        </w:r>
      </w:ins>
      <w:ins w:id="346" w:author="User" w:date="2020-04-06T18:01:00Z">
        <w:r w:rsidR="00F13B97">
          <w:t xml:space="preserve">. </w:t>
        </w:r>
      </w:ins>
      <w:ins w:id="347" w:author="User" w:date="2020-04-06T18:10:00Z">
        <w:r w:rsidR="001F5C09">
          <w:t>Piling</w:t>
        </w:r>
      </w:ins>
      <w:ins w:id="348" w:author="User" w:date="2020-04-06T18:04:00Z">
        <w:r w:rsidR="00F13B97">
          <w:t xml:space="preserve"> a convolutional </w:t>
        </w:r>
      </w:ins>
      <w:ins w:id="349" w:author="User" w:date="2020-04-06T18:06:00Z">
        <w:r w:rsidR="00F13B97">
          <w:t>architecture</w:t>
        </w:r>
      </w:ins>
      <w:ins w:id="350" w:author="User" w:date="2020-04-06T18:04:00Z">
        <w:r w:rsidR="003F5AD8">
          <w:t xml:space="preserve"> to deep B</w:t>
        </w:r>
        <w:r w:rsidR="00F13B97">
          <w:t>LSTM</w:t>
        </w:r>
      </w:ins>
      <w:ins w:id="351" w:author="User" w:date="2020-04-06T18:05:00Z">
        <w:r w:rsidR="00F13B97">
          <w:t xml:space="preserve"> </w:t>
        </w:r>
      </w:ins>
      <w:ins w:id="352" w:author="User" w:date="2020-04-06T18:07:00Z">
        <w:r w:rsidR="00F13B97">
          <w:t>models enable</w:t>
        </w:r>
      </w:ins>
      <w:ins w:id="353" w:author="User" w:date="2020-04-06T18:18:00Z">
        <w:r w:rsidR="00E03CAD">
          <w:t>s</w:t>
        </w:r>
      </w:ins>
      <w:ins w:id="354" w:author="User" w:date="2020-04-06T18:07:00Z">
        <w:r w:rsidR="00F13B97">
          <w:t xml:space="preserve"> both</w:t>
        </w:r>
      </w:ins>
      <w:ins w:id="355" w:author="User" w:date="2020-04-06T18:08:00Z">
        <w:r w:rsidR="00F13B97">
          <w:t xml:space="preserve"> spatial and temporal state dependencies </w:t>
        </w:r>
      </w:ins>
      <w:ins w:id="356" w:author="User" w:date="2020-04-06T18:09:00Z">
        <w:r w:rsidR="00F13B97">
          <w:t>encapsulation</w:t>
        </w:r>
      </w:ins>
      <w:ins w:id="357" w:author="User" w:date="2020-04-06T18:11:00Z">
        <w:r w:rsidR="001F5C09">
          <w:t xml:space="preserve"> to predict human activity.</w:t>
        </w:r>
      </w:ins>
      <w:del w:id="358" w:author="User" w:date="2020-04-06T18:11:00Z">
        <w:r w:rsidR="00993F64" w:rsidRPr="000324C4" w:rsidDel="001F5C09">
          <w:delText>We develop a fusion of CNN and BidirLSTM (C3M1BL) in the HAR system, which has yet to extensively experiment.</w:delText>
        </w:r>
      </w:del>
    </w:p>
    <w:p w14:paraId="3063C776" w14:textId="3FBB88FC" w:rsidR="00CB1054" w:rsidRDefault="00CB1054">
      <w:pPr>
        <w:numPr>
          <w:ilvl w:val="0"/>
          <w:numId w:val="1"/>
        </w:numPr>
        <w:rPr>
          <w:ins w:id="359" w:author="User" w:date="2020-04-06T18:21:00Z"/>
        </w:rPr>
      </w:pPr>
      <w:ins w:id="360" w:author="User" w:date="2020-04-06T18:21:00Z">
        <w:r>
          <w:t xml:space="preserve">Various machine learning algorithms are explored to evaluate the </w:t>
        </w:r>
      </w:ins>
      <w:ins w:id="361" w:author="User" w:date="2020-04-07T09:25:00Z">
        <w:r w:rsidR="0036059C">
          <w:t>effectiveness</w:t>
        </w:r>
      </w:ins>
      <w:ins w:id="362" w:author="User" w:date="2020-04-06T18:21:00Z">
        <w:r>
          <w:t xml:space="preserve"> of the</w:t>
        </w:r>
      </w:ins>
      <w:ins w:id="363" w:author="User" w:date="2020-04-06T18:27:00Z">
        <w:r>
          <w:t xml:space="preserve"> deep feature</w:t>
        </w:r>
      </w:ins>
      <w:ins w:id="364" w:author="User" w:date="2020-04-06T18:33:00Z">
        <w:r w:rsidR="009B24BF">
          <w:t>s</w:t>
        </w:r>
      </w:ins>
      <w:ins w:id="365" w:author="User" w:date="2020-04-06T18:27:00Z">
        <w:r>
          <w:t xml:space="preserve"> </w:t>
        </w:r>
      </w:ins>
      <w:ins w:id="366" w:author="User" w:date="2020-04-06T18:28:00Z">
        <w:r>
          <w:t xml:space="preserve">extracted by the </w:t>
        </w:r>
      </w:ins>
      <w:ins w:id="367" w:author="User" w:date="2020-04-06T18:21:00Z">
        <w:r>
          <w:t xml:space="preserve">proposed </w:t>
        </w:r>
      </w:ins>
      <w:ins w:id="368" w:author="User" w:date="2020-04-06T18:22:00Z">
        <w:r>
          <w:t xml:space="preserve">dynamics </w:t>
        </w:r>
      </w:ins>
      <w:ins w:id="369" w:author="User" w:date="2020-04-06T18:21:00Z">
        <w:r>
          <w:t>deep</w:t>
        </w:r>
      </w:ins>
      <w:ins w:id="370" w:author="User" w:date="2020-04-06T18:22:00Z">
        <w:r>
          <w:t xml:space="preserve"> model</w:t>
        </w:r>
      </w:ins>
      <w:ins w:id="371" w:author="User" w:date="2020-04-06T18:28:00Z">
        <w:r w:rsidR="009B24BF">
          <w:t xml:space="preserve">. These machine learning algorithms include </w:t>
        </w:r>
      </w:ins>
      <w:ins w:id="372" w:author="User" w:date="2020-04-06T18:35:00Z">
        <w:r w:rsidR="00C743A2">
          <w:t xml:space="preserve">logistic regression, support vector machine, Naïve </w:t>
        </w:r>
      </w:ins>
      <w:ins w:id="373" w:author="User" w:date="2020-04-06T18:37:00Z">
        <w:r w:rsidR="000719EB">
          <w:t>Bayes, random</w:t>
        </w:r>
      </w:ins>
      <w:ins w:id="374" w:author="User" w:date="2020-04-06T18:36:00Z">
        <w:r w:rsidR="00C743A2">
          <w:t xml:space="preserve"> forest, multilayer perceptron, k-nearest </w:t>
        </w:r>
        <w:proofErr w:type="spellStart"/>
        <w:r w:rsidR="00C743A2">
          <w:t>neighbours</w:t>
        </w:r>
        <w:proofErr w:type="spellEnd"/>
        <w:r w:rsidR="00C743A2">
          <w:t xml:space="preserve"> etc. </w:t>
        </w:r>
      </w:ins>
    </w:p>
    <w:p w14:paraId="126D6FD9" w14:textId="295674B0" w:rsidR="00F318C7" w:rsidRDefault="00993F64">
      <w:pPr>
        <w:numPr>
          <w:ilvl w:val="0"/>
          <w:numId w:val="1"/>
        </w:numPr>
        <w:tabs>
          <w:tab w:val="left" w:pos="1350"/>
        </w:tabs>
        <w:pPrChange w:id="375" w:author="User" w:date="2020-04-07T09:52:00Z">
          <w:pPr>
            <w:numPr>
              <w:numId w:val="1"/>
            </w:numPr>
            <w:ind w:left="570" w:hanging="360"/>
          </w:pPr>
        </w:pPrChange>
      </w:pPr>
      <w:del w:id="376" w:author="User" w:date="2020-04-07T09:40:00Z">
        <w:r w:rsidRPr="000324C4" w:rsidDel="004E749E">
          <w:delText xml:space="preserve">We provide an </w:delText>
        </w:r>
      </w:del>
      <w:ins w:id="377" w:author="User" w:date="2020-04-07T09:40:00Z">
        <w:r w:rsidR="004E749E">
          <w:t xml:space="preserve">An </w:t>
        </w:r>
      </w:ins>
      <w:r w:rsidRPr="000324C4">
        <w:t>extensive</w:t>
      </w:r>
      <w:r>
        <w:t xml:space="preserve"> experimental analysis </w:t>
      </w:r>
      <w:ins w:id="378" w:author="User" w:date="2020-04-07T09:40:00Z">
        <w:r w:rsidR="004E749E">
          <w:t xml:space="preserve">is conducted </w:t>
        </w:r>
      </w:ins>
      <w:del w:id="379" w:author="User" w:date="2020-04-07T09:41:00Z">
        <w:r w:rsidDel="004E749E">
          <w:delText xml:space="preserve">and discussion using </w:delText>
        </w:r>
      </w:del>
      <w:ins w:id="380" w:author="User" w:date="2020-04-07T09:41:00Z">
        <w:r w:rsidR="004E749E">
          <w:t xml:space="preserve">on </w:t>
        </w:r>
      </w:ins>
      <w:del w:id="381" w:author="User" w:date="2020-04-07T09:41:00Z">
        <w:r w:rsidDel="004E749E">
          <w:delText xml:space="preserve">the </w:delText>
        </w:r>
      </w:del>
      <w:r>
        <w:t xml:space="preserve">two public </w:t>
      </w:r>
      <w:ins w:id="382" w:author="User" w:date="2020-04-07T09:41:00Z">
        <w:r w:rsidR="004E749E">
          <w:t xml:space="preserve">available </w:t>
        </w:r>
      </w:ins>
      <w:del w:id="383" w:author="User" w:date="2020-04-07T09:41:00Z">
        <w:r w:rsidDel="004E749E">
          <w:delText xml:space="preserve">HAR </w:delText>
        </w:r>
      </w:del>
      <w:r>
        <w:t>datasets</w:t>
      </w:r>
      <w:ins w:id="384" w:author="User" w:date="2020-04-07T09:41:00Z">
        <w:r w:rsidR="004E749E">
          <w:t>, namely</w:t>
        </w:r>
      </w:ins>
      <w:del w:id="385" w:author="User" w:date="2020-04-07T09:41:00Z">
        <w:r w:rsidDel="004E749E">
          <w:delText xml:space="preserve"> (</w:delText>
        </w:r>
      </w:del>
      <w:ins w:id="386" w:author="User" w:date="2020-04-07T09:41:00Z">
        <w:r w:rsidR="004E749E">
          <w:t xml:space="preserve"> </w:t>
        </w:r>
      </w:ins>
      <w:r>
        <w:t>WISDM and UCI datasets</w:t>
      </w:r>
      <w:del w:id="387" w:author="User" w:date="2020-04-07T09:41:00Z">
        <w:r w:rsidDel="004E749E">
          <w:delText>)</w:delText>
        </w:r>
      </w:del>
      <w:r>
        <w:t>.</w:t>
      </w:r>
      <w:ins w:id="388" w:author="User" w:date="2020-04-07T09:41:00Z">
        <w:r w:rsidR="00391FBB">
          <w:t xml:space="preserve"> Influence of </w:t>
        </w:r>
        <w:proofErr w:type="spellStart"/>
        <w:r w:rsidR="00391FBB">
          <w:t>hyperparameter</w:t>
        </w:r>
        <w:proofErr w:type="spellEnd"/>
        <w:r w:rsidR="00391FBB">
          <w:t xml:space="preserve"> settings towards the </w:t>
        </w:r>
        <w:r w:rsidR="00391FBB">
          <w:lastRenderedPageBreak/>
          <w:t xml:space="preserve">recognition performance is also presented on top of </w:t>
        </w:r>
      </w:ins>
      <w:ins w:id="389" w:author="User" w:date="2020-04-07T09:46:00Z">
        <w:r w:rsidR="006D48C8">
          <w:t xml:space="preserve">addressing the </w:t>
        </w:r>
      </w:ins>
      <w:ins w:id="390" w:author="User" w:date="2020-04-07T09:41:00Z">
        <w:r w:rsidR="00391FBB">
          <w:t xml:space="preserve">performance comparison with other </w:t>
        </w:r>
      </w:ins>
      <w:ins w:id="391" w:author="User" w:date="2020-04-07T09:42:00Z">
        <w:r w:rsidR="00391FBB">
          <w:t>approaches</w:t>
        </w:r>
      </w:ins>
      <w:ins w:id="392" w:author="User" w:date="2020-04-07T09:41:00Z">
        <w:r w:rsidR="00391FBB">
          <w:t>.</w:t>
        </w:r>
      </w:ins>
      <w:r>
        <w:t xml:space="preserve"> </w:t>
      </w:r>
      <w:del w:id="393" w:author="User" w:date="2020-04-07T09:42:00Z">
        <w:r w:rsidDel="00391FBB">
          <w:delText>We demonstrate that C3M1BL manages to outperform state-of-the-arts HAR models</w:delText>
        </w:r>
      </w:del>
    </w:p>
    <w:tbl>
      <w:tblPr>
        <w:tblStyle w:val="a"/>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03"/>
      </w:tblGrid>
      <w:tr w:rsidR="00F318C7" w:rsidDel="006D48C8" w14:paraId="459DFCE5" w14:textId="0521A576">
        <w:trPr>
          <w:trHeight w:val="2490"/>
          <w:del w:id="394" w:author="User" w:date="2020-04-07T09:43:00Z"/>
        </w:trPr>
        <w:tc>
          <w:tcPr>
            <w:tcW w:w="9503" w:type="dxa"/>
            <w:tcBorders>
              <w:top w:val="nil"/>
              <w:left w:val="nil"/>
              <w:bottom w:val="nil"/>
              <w:right w:val="nil"/>
            </w:tcBorders>
          </w:tcPr>
          <w:p w14:paraId="0B689161" w14:textId="6CCCBAA8" w:rsidR="00F318C7" w:rsidDel="006D48C8" w:rsidRDefault="00993F64">
            <w:pPr>
              <w:ind w:firstLine="0"/>
              <w:jc w:val="center"/>
              <w:rPr>
                <w:del w:id="395" w:author="User" w:date="2020-04-07T09:43:00Z"/>
              </w:rPr>
            </w:pPr>
            <w:del w:id="396" w:author="User" w:date="2020-04-06T13:43:00Z">
              <w:r w:rsidDel="0015019A">
                <w:rPr>
                  <w:noProof/>
                </w:rPr>
                <w:drawing>
                  <wp:inline distT="0" distB="0" distL="114300" distR="114300" wp14:anchorId="30F5C11E" wp14:editId="5EFE7489">
                    <wp:extent cx="5220970" cy="1497965"/>
                    <wp:effectExtent l="0" t="0" r="0" b="0"/>
                    <wp:docPr id="9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
                            <a:srcRect/>
                            <a:stretch>
                              <a:fillRect/>
                            </a:stretch>
                          </pic:blipFill>
                          <pic:spPr>
                            <a:xfrm>
                              <a:off x="0" y="0"/>
                              <a:ext cx="5220970" cy="1497965"/>
                            </a:xfrm>
                            <a:prstGeom prst="rect">
                              <a:avLst/>
                            </a:prstGeom>
                            <a:ln/>
                          </pic:spPr>
                        </pic:pic>
                      </a:graphicData>
                    </a:graphic>
                  </wp:inline>
                </w:drawing>
              </w:r>
            </w:del>
          </w:p>
        </w:tc>
      </w:tr>
      <w:tr w:rsidR="00F318C7" w:rsidDel="006D48C8" w14:paraId="4D500C91" w14:textId="72AB9477">
        <w:trPr>
          <w:trHeight w:val="237"/>
          <w:del w:id="397" w:author="User" w:date="2020-04-07T09:43:00Z"/>
        </w:trPr>
        <w:tc>
          <w:tcPr>
            <w:tcW w:w="9503" w:type="dxa"/>
            <w:tcBorders>
              <w:top w:val="nil"/>
              <w:left w:val="nil"/>
              <w:bottom w:val="nil"/>
              <w:right w:val="nil"/>
            </w:tcBorders>
          </w:tcPr>
          <w:p w14:paraId="58FBC20B" w14:textId="76D55F07" w:rsidR="00F318C7" w:rsidDel="006D48C8" w:rsidRDefault="00993F64">
            <w:pPr>
              <w:ind w:firstLine="0"/>
              <w:jc w:val="center"/>
              <w:rPr>
                <w:del w:id="398" w:author="User" w:date="2020-04-07T09:43:00Z"/>
                <w:sz w:val="16"/>
                <w:szCs w:val="16"/>
              </w:rPr>
            </w:pPr>
            <w:del w:id="399" w:author="User" w:date="2020-04-06T13:43:00Z">
              <w:r w:rsidDel="0015019A">
                <w:rPr>
                  <w:sz w:val="16"/>
                  <w:szCs w:val="16"/>
                </w:rPr>
                <w:delText>Fig 1: Architecture of C3M1BL</w:delText>
              </w:r>
            </w:del>
          </w:p>
        </w:tc>
      </w:tr>
    </w:tbl>
    <w:p w14:paraId="12FEF816" w14:textId="3698B2C2" w:rsidR="00F318C7" w:rsidRPr="00400D98" w:rsidDel="006D48C8" w:rsidRDefault="00993F64">
      <w:pPr>
        <w:numPr>
          <w:ilvl w:val="0"/>
          <w:numId w:val="1"/>
        </w:numPr>
        <w:rPr>
          <w:del w:id="400" w:author="User" w:date="2020-04-07T09:43:00Z"/>
        </w:rPr>
      </w:pPr>
      <w:del w:id="401" w:author="User" w:date="2020-04-07T09:43:00Z">
        <w:r w:rsidRPr="00400D98" w:rsidDel="006D48C8">
          <w:delText>We also convert C3M1BL into a deep feature extractor and use the deep features to evaluate different classifiers in HAR such as Support Vector Machine (SVM), Random Forest, Logistic Regression, Naïve Bayes, KNN-Manhattan, KNN-Euclidean, Bayesian Network, and J48</w:delText>
        </w:r>
      </w:del>
    </w:p>
    <w:p w14:paraId="5A801C90" w14:textId="184AC2E1" w:rsidR="00F318C7" w:rsidRPr="00400D98" w:rsidDel="006D48C8" w:rsidRDefault="00993F64">
      <w:pPr>
        <w:numPr>
          <w:ilvl w:val="0"/>
          <w:numId w:val="1"/>
        </w:numPr>
        <w:rPr>
          <w:del w:id="402" w:author="User" w:date="2020-04-07T09:43:00Z"/>
        </w:rPr>
      </w:pPr>
      <w:del w:id="403" w:author="User" w:date="2020-04-07T09:43:00Z">
        <w:r w:rsidRPr="00400D98" w:rsidDel="006D48C8">
          <w:delText>We also evaluate the influence of parameter such as CNN filters, CNN kernel size, activation, optimizers, learning rate, dropout rate and epochs</w:delText>
        </w:r>
      </w:del>
    </w:p>
    <w:p w14:paraId="7FD49F78" w14:textId="77777777" w:rsidR="00F318C7" w:rsidRPr="00400D98" w:rsidRDefault="00993F64">
      <w:pPr>
        <w:pStyle w:val="Heading1"/>
        <w:numPr>
          <w:ilvl w:val="0"/>
          <w:numId w:val="2"/>
        </w:numPr>
      </w:pPr>
      <w:r w:rsidRPr="00400D98">
        <w:t>Proposed Solution</w:t>
      </w:r>
    </w:p>
    <w:p w14:paraId="53F04333" w14:textId="3FB18614" w:rsidR="00772E60" w:rsidRDefault="00993F64">
      <w:pPr>
        <w:rPr>
          <w:ins w:id="404" w:author="User" w:date="2020-04-07T09:58:00Z"/>
        </w:rPr>
      </w:pPr>
      <w:r>
        <w:t xml:space="preserve">This work proposes a </w:t>
      </w:r>
      <w:ins w:id="405" w:author="User" w:date="2020-04-09T09:50:00Z">
        <w:r w:rsidR="006F4F08">
          <w:t>temporal</w:t>
        </w:r>
      </w:ins>
      <w:ins w:id="406" w:author="User" w:date="2020-04-07T09:52:00Z">
        <w:r w:rsidR="0059321D">
          <w:t xml:space="preserve"> deep</w:t>
        </w:r>
      </w:ins>
      <w:ins w:id="407" w:author="User" w:date="2020-04-07T09:53:00Z">
        <w:r w:rsidR="0059321D">
          <w:t xml:space="preserve"> </w:t>
        </w:r>
      </w:ins>
      <w:ins w:id="408" w:author="User" w:date="2020-04-09T10:04:00Z">
        <w:r w:rsidR="00FE2843">
          <w:t>learner</w:t>
        </w:r>
      </w:ins>
      <w:ins w:id="409" w:author="User" w:date="2020-04-09T09:49:00Z">
        <w:r w:rsidR="00D93174">
          <w:t xml:space="preserve"> </w:t>
        </w:r>
      </w:ins>
      <w:ins w:id="410" w:author="User" w:date="2020-04-07T09:54:00Z">
        <w:r w:rsidR="0059321D">
          <w:t xml:space="preserve">stacking a hierarchical convolutional architecture with a model that </w:t>
        </w:r>
      </w:ins>
      <w:ins w:id="411" w:author="User" w:date="2020-04-07T09:56:00Z">
        <w:r w:rsidR="0059321D">
          <w:t>comprehend</w:t>
        </w:r>
      </w:ins>
      <w:ins w:id="412" w:author="User" w:date="2020-04-09T09:50:00Z">
        <w:r w:rsidR="00A42751">
          <w:t>s</w:t>
        </w:r>
      </w:ins>
      <w:ins w:id="413" w:author="User" w:date="2020-04-07T09:52:00Z">
        <w:r w:rsidR="0059321D">
          <w:t xml:space="preserve"> </w:t>
        </w:r>
      </w:ins>
      <w:ins w:id="414" w:author="User" w:date="2020-04-07T09:56:00Z">
        <w:r w:rsidR="0059321D">
          <w:t xml:space="preserve">dynamics pattern of the inertial sequential data to predict human activity. </w:t>
        </w:r>
      </w:ins>
      <w:ins w:id="415" w:author="User" w:date="2020-04-07T09:58:00Z">
        <w:r w:rsidR="00184BD2">
          <w:t xml:space="preserve">Fig. </w:t>
        </w:r>
      </w:ins>
      <w:ins w:id="416" w:author="User" w:date="2020-04-09T09:50:00Z">
        <w:r w:rsidR="00623FCF">
          <w:t>2</w:t>
        </w:r>
      </w:ins>
      <w:ins w:id="417" w:author="User" w:date="2020-04-07T09:58:00Z">
        <w:r w:rsidR="00184BD2">
          <w:t xml:space="preserve"> illustrate the proposed </w:t>
        </w:r>
      </w:ins>
      <w:ins w:id="418" w:author="User" w:date="2020-04-07T09:59:00Z">
        <w:r w:rsidR="0036602E">
          <w:t>solution</w:t>
        </w:r>
      </w:ins>
      <w:ins w:id="419" w:author="User" w:date="2020-04-07T09:58:00Z">
        <w:r w:rsidR="00184BD2">
          <w:t>.</w:t>
        </w:r>
      </w:ins>
      <w:ins w:id="420" w:author="User" w:date="2020-04-09T09:55:00Z">
        <w:r w:rsidR="00D7791C">
          <w:t xml:space="preserve"> In the architecture,</w:t>
        </w:r>
      </w:ins>
      <w:ins w:id="421" w:author="User" w:date="2020-04-09T10:06:00Z">
        <w:r w:rsidR="00490519">
          <w:t xml:space="preserve"> the feature extraction structure comprises of</w:t>
        </w:r>
      </w:ins>
      <w:ins w:id="422" w:author="User" w:date="2020-04-09T09:55:00Z">
        <w:r w:rsidR="00D7791C">
          <w:t xml:space="preserve"> three convolutional layers</w:t>
        </w:r>
      </w:ins>
      <w:ins w:id="423" w:author="User" w:date="2020-04-09T10:06:00Z">
        <w:r w:rsidR="00E34A0D">
          <w:t>,</w:t>
        </w:r>
      </w:ins>
      <w:ins w:id="424" w:author="User" w:date="2020-04-09T09:55:00Z">
        <w:r w:rsidR="00D7791C">
          <w:t xml:space="preserve"> one max-pooling</w:t>
        </w:r>
        <w:r w:rsidR="00001A34">
          <w:t xml:space="preserve"> layers and </w:t>
        </w:r>
      </w:ins>
      <w:ins w:id="425" w:author="User" w:date="2020-04-09T10:08:00Z">
        <w:r w:rsidR="00561517">
          <w:t>one</w:t>
        </w:r>
      </w:ins>
      <w:ins w:id="426" w:author="User" w:date="2020-04-09T09:55:00Z">
        <w:r w:rsidR="00001A34">
          <w:t xml:space="preserve"> layer of B</w:t>
        </w:r>
        <w:r w:rsidR="00D7791C">
          <w:t>LSTM</w:t>
        </w:r>
      </w:ins>
      <w:ins w:id="427" w:author="User" w:date="2020-04-09T10:07:00Z">
        <w:r w:rsidR="00490519">
          <w:t xml:space="preserve">. </w:t>
        </w:r>
      </w:ins>
      <w:ins w:id="428" w:author="User" w:date="2020-04-09T10:29:00Z">
        <w:r w:rsidR="00E5356F">
          <w:t>Then, the d</w:t>
        </w:r>
      </w:ins>
      <w:ins w:id="429" w:author="User" w:date="2020-04-09T10:07:00Z">
        <w:r w:rsidR="00490519">
          <w:t xml:space="preserve">eep features </w:t>
        </w:r>
      </w:ins>
      <w:ins w:id="430" w:author="User" w:date="2020-04-09T10:09:00Z">
        <w:r w:rsidR="00E4067C">
          <w:t xml:space="preserve">are further classified </w:t>
        </w:r>
      </w:ins>
      <w:ins w:id="431" w:author="User" w:date="2020-04-09T10:11:00Z">
        <w:r w:rsidR="00E4067C">
          <w:t xml:space="preserve">using machine learning algorithm. </w:t>
        </w:r>
      </w:ins>
      <w:ins w:id="432" w:author="User" w:date="2020-04-09T10:12:00Z">
        <w:r w:rsidR="00772E60">
          <w:t xml:space="preserve">In </w:t>
        </w:r>
      </w:ins>
      <w:ins w:id="433" w:author="User" w:date="2020-04-09T10:16:00Z">
        <w:r w:rsidR="00772E60">
          <w:t>this work</w:t>
        </w:r>
      </w:ins>
      <w:ins w:id="434" w:author="User" w:date="2020-04-09T10:12:00Z">
        <w:r w:rsidR="00772E60">
          <w:t xml:space="preserve">, </w:t>
        </w:r>
      </w:ins>
      <w:ins w:id="435" w:author="User" w:date="2020-04-09T10:16:00Z">
        <w:r w:rsidR="00772E60">
          <w:t xml:space="preserve">we only consider </w:t>
        </w:r>
      </w:ins>
      <w:ins w:id="436" w:author="User" w:date="2020-04-09T10:17:00Z">
        <w:r w:rsidR="000A255D">
          <w:t xml:space="preserve">acceleration data </w:t>
        </w:r>
      </w:ins>
      <w:ins w:id="437" w:author="User" w:date="2020-04-09T10:18:00Z">
        <w:r w:rsidR="000A255D">
          <w:t xml:space="preserve">acquired </w:t>
        </w:r>
      </w:ins>
      <w:ins w:id="438" w:author="User" w:date="2020-04-09T10:17:00Z">
        <w:r w:rsidR="000A255D">
          <w:t xml:space="preserve">from accelerometer sensor of the smartphone. </w:t>
        </w:r>
      </w:ins>
      <w:ins w:id="439" w:author="User" w:date="2020-04-09T10:18:00Z">
        <w:r w:rsidR="000A255D">
          <w:t xml:space="preserve">In other words, </w:t>
        </w:r>
      </w:ins>
      <w:ins w:id="440" w:author="User" w:date="2020-04-09T10:15:00Z">
        <w:r w:rsidR="00772E60">
          <w:t>three</w:t>
        </w:r>
      </w:ins>
      <w:ins w:id="441" w:author="User" w:date="2020-04-09T10:13:00Z">
        <w:r w:rsidR="00772E60">
          <w:t xml:space="preserve"> features</w:t>
        </w:r>
      </w:ins>
      <w:ins w:id="442" w:author="User" w:date="2020-04-09T10:16:00Z">
        <w:r w:rsidR="00772E60">
          <w:t xml:space="preserve"> of inertial signal </w:t>
        </w:r>
      </w:ins>
      <w:ins w:id="443" w:author="User" w:date="2020-04-09T10:18:00Z">
        <w:r w:rsidR="000A255D">
          <w:t xml:space="preserve">are taken into </w:t>
        </w:r>
        <w:r w:rsidR="000A255D">
          <w:lastRenderedPageBreak/>
          <w:t xml:space="preserve">account, </w:t>
        </w:r>
      </w:ins>
      <w:ins w:id="444" w:author="User" w:date="2020-04-09T10:16:00Z">
        <w:r w:rsidR="00772E60">
          <w:t>that is</w:t>
        </w:r>
      </w:ins>
      <w:ins w:id="445" w:author="User" w:date="2020-04-09T10:13:00Z">
        <w:r w:rsidR="00772E60">
          <w:t xml:space="preserve"> </w:t>
        </w:r>
        <w:proofErr w:type="spellStart"/>
        <w:r w:rsidR="00772E60">
          <w:t>triaxial</w:t>
        </w:r>
        <w:proofErr w:type="spellEnd"/>
        <w:r w:rsidR="00772E60">
          <w:t xml:space="preserve"> </w:t>
        </w:r>
      </w:ins>
      <w:ins w:id="446" w:author="User" w:date="2020-04-09T10:17:00Z">
        <w:r w:rsidR="00772E60">
          <w:t>(</w:t>
        </w:r>
        <w:r w:rsidR="00772E60" w:rsidRPr="00772E60">
          <w:rPr>
            <w:i/>
            <w:rPrChange w:id="447" w:author="User" w:date="2020-04-09T10:17:00Z">
              <w:rPr/>
            </w:rPrChange>
          </w:rPr>
          <w:t>x</w:t>
        </w:r>
        <w:r w:rsidR="00772E60">
          <w:t xml:space="preserve">, </w:t>
        </w:r>
        <w:r w:rsidR="00772E60" w:rsidRPr="00772E60">
          <w:rPr>
            <w:i/>
            <w:rPrChange w:id="448" w:author="User" w:date="2020-04-09T10:17:00Z">
              <w:rPr/>
            </w:rPrChange>
          </w:rPr>
          <w:t>y</w:t>
        </w:r>
        <w:r w:rsidR="00772E60">
          <w:t xml:space="preserve"> and </w:t>
        </w:r>
        <w:r w:rsidR="00772E60" w:rsidRPr="00772E60">
          <w:rPr>
            <w:i/>
            <w:rPrChange w:id="449" w:author="User" w:date="2020-04-09T10:17:00Z">
              <w:rPr/>
            </w:rPrChange>
          </w:rPr>
          <w:t>z</w:t>
        </w:r>
        <w:r w:rsidR="00772E60">
          <w:t xml:space="preserve">-) </w:t>
        </w:r>
      </w:ins>
      <w:ins w:id="450" w:author="User" w:date="2020-04-09T10:15:00Z">
        <w:r w:rsidR="00772E60">
          <w:t>acceleration data</w:t>
        </w:r>
      </w:ins>
      <w:ins w:id="451" w:author="User" w:date="2020-04-09T10:18:00Z">
        <w:r w:rsidR="000A255D">
          <w:t>.</w:t>
        </w:r>
        <w:r w:rsidR="00F944B0">
          <w:t xml:space="preserve"> </w:t>
        </w:r>
      </w:ins>
      <w:ins w:id="452" w:author="User" w:date="2020-04-09T10:21:00Z">
        <w:r w:rsidR="00F944B0">
          <w:t xml:space="preserve">Utilizing these </w:t>
        </w:r>
      </w:ins>
      <w:ins w:id="453" w:author="User" w:date="2020-04-09T10:22:00Z">
        <w:r w:rsidR="00F944B0">
          <w:t>narrow</w:t>
        </w:r>
      </w:ins>
      <w:ins w:id="454" w:author="User" w:date="2020-04-09T10:21:00Z">
        <w:r w:rsidR="00F944B0">
          <w:t xml:space="preserve"> features,</w:t>
        </w:r>
      </w:ins>
      <w:ins w:id="455" w:author="User" w:date="2020-04-09T10:23:00Z">
        <w:r w:rsidR="00F944B0">
          <w:t xml:space="preserve"> the deep feature extraction </w:t>
        </w:r>
      </w:ins>
      <w:ins w:id="456" w:author="User" w:date="2020-04-09T10:28:00Z">
        <w:r w:rsidR="005F3D9C">
          <w:t>structure will extract those underlying rich features before performing classification.</w:t>
        </w:r>
      </w:ins>
      <w:ins w:id="457" w:author="User" w:date="2020-04-09T10:21:00Z">
        <w:r w:rsidR="00F944B0">
          <w:t xml:space="preserve"> </w:t>
        </w:r>
      </w:ins>
    </w:p>
    <w:p w14:paraId="07A3850D" w14:textId="22EB6A66" w:rsidR="0036602E" w:rsidRDefault="00165D2D">
      <w:pPr>
        <w:rPr>
          <w:ins w:id="458" w:author="User" w:date="2020-04-09T12:07:00Z"/>
        </w:rPr>
      </w:pPr>
      <w:ins w:id="459" w:author="User" w:date="2020-04-09T10:31:00Z">
        <w:r>
          <w:t>The neural processor</w:t>
        </w:r>
      </w:ins>
      <w:ins w:id="460" w:author="User" w:date="2020-04-09T10:38:00Z">
        <w:r w:rsidR="009404D4">
          <w:t>s</w:t>
        </w:r>
      </w:ins>
      <w:ins w:id="461" w:author="User" w:date="2020-04-09T10:31:00Z">
        <w:r>
          <w:t xml:space="preserve"> of </w:t>
        </w:r>
      </w:ins>
      <w:ins w:id="462" w:author="User" w:date="2020-04-09T10:35:00Z">
        <w:r>
          <w:t xml:space="preserve">the lower layers </w:t>
        </w:r>
        <w:r w:rsidR="009404D4">
          <w:t>attain</w:t>
        </w:r>
        <w:r>
          <w:t xml:space="preserve"> local </w:t>
        </w:r>
      </w:ins>
      <w:ins w:id="463" w:author="User" w:date="2020-04-09T10:36:00Z">
        <w:r>
          <w:t xml:space="preserve">features of the </w:t>
        </w:r>
      </w:ins>
      <w:ins w:id="464" w:author="User" w:date="2020-04-09T10:37:00Z">
        <w:r>
          <w:t xml:space="preserve">inertial </w:t>
        </w:r>
      </w:ins>
      <w:ins w:id="465" w:author="User" w:date="2020-04-09T10:36:00Z">
        <w:r>
          <w:t xml:space="preserve">signal to </w:t>
        </w:r>
      </w:ins>
      <w:ins w:id="466" w:author="User" w:date="2020-04-09T10:37:00Z">
        <w:r>
          <w:t xml:space="preserve">signify </w:t>
        </w:r>
      </w:ins>
      <w:ins w:id="467" w:author="User" w:date="2020-04-09T10:36:00Z">
        <w:r>
          <w:t xml:space="preserve">the elementary motion </w:t>
        </w:r>
      </w:ins>
      <w:ins w:id="468" w:author="User" w:date="2020-04-09T10:37:00Z">
        <w:r>
          <w:t xml:space="preserve">in physical </w:t>
        </w:r>
        <w:r w:rsidR="009404D4">
          <w:t xml:space="preserve">activity; </w:t>
        </w:r>
      </w:ins>
      <w:ins w:id="469" w:author="User" w:date="2020-04-09T10:38:00Z">
        <w:r w:rsidR="009404D4">
          <w:t>whilst</w:t>
        </w:r>
      </w:ins>
      <w:ins w:id="470" w:author="User" w:date="2020-04-09T10:37:00Z">
        <w:r w:rsidR="009404D4">
          <w:t>,</w:t>
        </w:r>
      </w:ins>
      <w:ins w:id="471" w:author="User" w:date="2020-04-09T10:38:00Z">
        <w:r w:rsidR="009404D4">
          <w:t xml:space="preserve"> higher layer neural processors </w:t>
        </w:r>
      </w:ins>
      <w:ins w:id="472" w:author="User" w:date="2020-04-09T10:45:00Z">
        <w:r w:rsidR="009404D4">
          <w:t xml:space="preserve">extract a </w:t>
        </w:r>
      </w:ins>
      <w:ins w:id="473" w:author="User" w:date="2020-04-09T10:47:00Z">
        <w:r w:rsidR="009404D4">
          <w:t>better</w:t>
        </w:r>
      </w:ins>
      <w:ins w:id="474" w:author="User" w:date="2020-04-09T10:45:00Z">
        <w:r w:rsidR="009404D4">
          <w:t xml:space="preserve"> abstract</w:t>
        </w:r>
      </w:ins>
      <w:ins w:id="475" w:author="User" w:date="2020-04-09T10:47:00Z">
        <w:r w:rsidR="009404D4">
          <w:t>ion</w:t>
        </w:r>
      </w:ins>
      <w:ins w:id="476" w:author="User" w:date="2020-04-09T10:45:00Z">
        <w:r w:rsidR="009404D4">
          <w:t xml:space="preserve"> </w:t>
        </w:r>
      </w:ins>
      <w:ins w:id="477" w:author="User" w:date="2020-04-09T10:47:00Z">
        <w:r w:rsidR="009404D4">
          <w:t xml:space="preserve">of the </w:t>
        </w:r>
      </w:ins>
      <w:ins w:id="478" w:author="User" w:date="2020-04-09T10:52:00Z">
        <w:r w:rsidR="00531CC5">
          <w:t>motion</w:t>
        </w:r>
      </w:ins>
      <w:ins w:id="479" w:author="User" w:date="2020-04-09T11:04:00Z">
        <w:r w:rsidR="00FA3D4B">
          <w:t xml:space="preserve"> with </w:t>
        </w:r>
      </w:ins>
      <w:ins w:id="480" w:author="User" w:date="2020-04-09T11:07:00Z">
        <w:r w:rsidR="00E15408">
          <w:t xml:space="preserve">higher </w:t>
        </w:r>
      </w:ins>
      <w:ins w:id="481" w:author="User" w:date="2020-04-09T11:08:00Z">
        <w:r w:rsidR="00E15408">
          <w:t xml:space="preserve">level features and </w:t>
        </w:r>
      </w:ins>
      <w:ins w:id="482" w:author="User" w:date="2020-04-09T11:04:00Z">
        <w:r w:rsidR="00FA3D4B">
          <w:t xml:space="preserve">temporal </w:t>
        </w:r>
      </w:ins>
      <w:ins w:id="483" w:author="User" w:date="2020-04-09T11:07:00Z">
        <w:r w:rsidR="00FA3D4B">
          <w:t>analysis</w:t>
        </w:r>
      </w:ins>
      <w:ins w:id="484" w:author="User" w:date="2020-04-09T10:55:00Z">
        <w:r w:rsidR="00531CC5">
          <w:t>.</w:t>
        </w:r>
      </w:ins>
      <w:ins w:id="485" w:author="User" w:date="2020-04-09T10:52:00Z">
        <w:r w:rsidR="00531CC5">
          <w:t xml:space="preserve"> </w:t>
        </w:r>
      </w:ins>
      <w:ins w:id="486" w:author="User" w:date="2020-04-09T11:16:00Z">
        <w:r w:rsidR="00CB0A74">
          <w:t>C</w:t>
        </w:r>
      </w:ins>
      <w:ins w:id="487" w:author="User" w:date="2020-04-09T11:14:00Z">
        <w:r w:rsidR="00CB0A74">
          <w:t>onvolutional layers read a sequence data, i.e. one-dimensional signal, using</w:t>
        </w:r>
      </w:ins>
      <w:ins w:id="488" w:author="User" w:date="2020-04-09T11:16:00Z">
        <w:r w:rsidR="00CB0A74">
          <w:t xml:space="preserve"> a kernel</w:t>
        </w:r>
      </w:ins>
      <w:ins w:id="489" w:author="User" w:date="2020-04-09T11:14:00Z">
        <w:r w:rsidR="00CB0A74">
          <w:t xml:space="preserve"> </w:t>
        </w:r>
      </w:ins>
      <w:ins w:id="490" w:author="User" w:date="2020-04-09T11:17:00Z">
        <w:r w:rsidR="00CB0A74">
          <w:t xml:space="preserve">that </w:t>
        </w:r>
      </w:ins>
      <w:ins w:id="491" w:author="User" w:date="2020-04-09T11:19:00Z">
        <w:r w:rsidR="00CB0A74">
          <w:t>reads</w:t>
        </w:r>
      </w:ins>
      <w:ins w:id="492" w:author="User" w:date="2020-04-09T11:18:00Z">
        <w:r w:rsidR="00CB0A74">
          <w:t xml:space="preserve"> in small windows at a time and </w:t>
        </w:r>
      </w:ins>
      <w:ins w:id="493" w:author="User" w:date="2020-04-09T11:19:00Z">
        <w:r w:rsidR="00CB0A74">
          <w:t xml:space="preserve">strides </w:t>
        </w:r>
      </w:ins>
      <w:ins w:id="494" w:author="User" w:date="2020-04-09T11:18:00Z">
        <w:r w:rsidR="00CB0A74">
          <w:t>across the entire input signal.</w:t>
        </w:r>
      </w:ins>
      <w:ins w:id="495" w:author="User" w:date="2020-04-09T11:19:00Z">
        <w:r w:rsidR="00CB0A74">
          <w:t xml:space="preserve"> Each read results an input to be projected onto a feature map, representing the internal interpretation of the input. </w:t>
        </w:r>
      </w:ins>
      <w:ins w:id="496" w:author="User" w:date="2020-04-09T11:35:00Z">
        <w:r w:rsidR="00EE53EA">
          <w:t>Since e</w:t>
        </w:r>
      </w:ins>
      <w:ins w:id="497" w:author="User" w:date="2020-04-09T11:21:00Z">
        <w:r w:rsidR="00CB0A74">
          <w:t>ach convolutional layer contains multiple neurons/kernels</w:t>
        </w:r>
      </w:ins>
      <w:ins w:id="498" w:author="User" w:date="2020-04-09T11:35:00Z">
        <w:r w:rsidR="00EE53EA">
          <w:t>,</w:t>
        </w:r>
      </w:ins>
      <w:ins w:id="499" w:author="User" w:date="2020-04-09T11:22:00Z">
        <w:r w:rsidR="00CB0A74">
          <w:t xml:space="preserve"> multiple </w:t>
        </w:r>
      </w:ins>
      <w:ins w:id="500" w:author="User" w:date="2020-04-09T11:39:00Z">
        <w:r w:rsidR="00EE53EA">
          <w:t>feature maps</w:t>
        </w:r>
      </w:ins>
      <w:ins w:id="501" w:author="User" w:date="2020-04-09T11:35:00Z">
        <w:r w:rsidR="00EE53EA">
          <w:t xml:space="preserve"> </w:t>
        </w:r>
      </w:ins>
      <w:ins w:id="502" w:author="User" w:date="2020-04-09T11:22:00Z">
        <w:r w:rsidR="00CB0A74">
          <w:t>will be constructed</w:t>
        </w:r>
      </w:ins>
      <w:ins w:id="503" w:author="User" w:date="2020-04-09T11:25:00Z">
        <w:r w:rsidR="001D07CE">
          <w:t xml:space="preserve"> after every layer and concatenated, as illustrated in Fig. 3.</w:t>
        </w:r>
      </w:ins>
      <w:ins w:id="504" w:author="User" w:date="2020-04-09T11:22:00Z">
        <w:r w:rsidR="00CB0A74">
          <w:t xml:space="preserve"> </w:t>
        </w:r>
      </w:ins>
      <w:ins w:id="505" w:author="User" w:date="2020-04-09T11:17:00Z">
        <w:r w:rsidR="00CB0A74">
          <w:t xml:space="preserve"> </w:t>
        </w:r>
      </w:ins>
    </w:p>
    <w:p w14:paraId="3C5D9FE0" w14:textId="1FD034C0" w:rsidR="00156CB0" w:rsidRDefault="00156CB0">
      <w:pPr>
        <w:rPr>
          <w:ins w:id="506" w:author="User" w:date="2020-04-07T09:58:00Z"/>
        </w:rPr>
      </w:pPr>
    </w:p>
    <w:p w14:paraId="49B636AF" w14:textId="77777777" w:rsidR="00235AC2" w:rsidRDefault="00235AC2">
      <w:pPr>
        <w:rPr>
          <w:ins w:id="507" w:author="User" w:date="2020-04-09T12:18:00Z"/>
          <w:color w:val="FF0000"/>
        </w:rPr>
        <w:sectPr w:rsidR="00235AC2">
          <w:type w:val="continuous"/>
          <w:pgSz w:w="11907" w:h="16840"/>
          <w:pgMar w:top="2552" w:right="1361" w:bottom="2098" w:left="1361" w:header="851" w:footer="1134" w:gutter="0"/>
          <w:cols w:num="2" w:space="720" w:equalWidth="0">
            <w:col w:w="4309" w:space="567"/>
            <w:col w:w="4309" w:space="0"/>
          </w:cols>
        </w:sectPr>
      </w:pPr>
    </w:p>
    <w:p w14:paraId="03704537" w14:textId="31CABCB5" w:rsidR="0036602E" w:rsidRDefault="00235AC2">
      <w:pPr>
        <w:rPr>
          <w:ins w:id="508" w:author="User" w:date="2020-04-09T12:17:00Z"/>
          <w:color w:val="FF0000"/>
        </w:rPr>
      </w:pPr>
      <w:commentRangeStart w:id="509"/>
      <w:ins w:id="510" w:author="User" w:date="2020-04-09T12:17:00Z">
        <w:r>
          <w:rPr>
            <w:noProof/>
          </w:rPr>
          <w:lastRenderedPageBreak/>
          <w:drawing>
            <wp:inline distT="0" distB="0" distL="114300" distR="114300" wp14:anchorId="560A8B2D" wp14:editId="251DEDAE">
              <wp:extent cx="5741582" cy="1860697"/>
              <wp:effectExtent l="0" t="0" r="0" b="6350"/>
              <wp:docPr id="12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
                      <a:srcRect/>
                      <a:stretch>
                        <a:fillRect/>
                      </a:stretch>
                    </pic:blipFill>
                    <pic:spPr>
                      <a:xfrm>
                        <a:off x="0" y="0"/>
                        <a:ext cx="5798221" cy="1879052"/>
                      </a:xfrm>
                      <a:prstGeom prst="rect">
                        <a:avLst/>
                      </a:prstGeom>
                      <a:ln/>
                    </pic:spPr>
                  </pic:pic>
                </a:graphicData>
              </a:graphic>
            </wp:inline>
          </w:drawing>
        </w:r>
      </w:ins>
      <w:commentRangeEnd w:id="509"/>
      <w:ins w:id="511" w:author="User" w:date="2020-04-09T12:19:00Z">
        <w:r>
          <w:rPr>
            <w:rStyle w:val="CommentReference"/>
          </w:rPr>
          <w:commentReference w:id="509"/>
        </w:r>
      </w:ins>
    </w:p>
    <w:p w14:paraId="3BC34184" w14:textId="32F31072" w:rsidR="00235AC2" w:rsidRPr="00235AC2" w:rsidRDefault="00235AC2">
      <w:pPr>
        <w:rPr>
          <w:ins w:id="512" w:author="User" w:date="2020-04-09T11:39:00Z"/>
          <w:rPrChange w:id="513" w:author="User" w:date="2020-04-09T12:17:00Z">
            <w:rPr>
              <w:ins w:id="514" w:author="User" w:date="2020-04-09T11:39:00Z"/>
              <w:color w:val="FF0000"/>
            </w:rPr>
          </w:rPrChange>
        </w:rPr>
      </w:pPr>
      <w:ins w:id="515" w:author="User" w:date="2020-04-09T12:17:00Z">
        <w:r w:rsidRPr="00235AC2">
          <w:rPr>
            <w:rPrChange w:id="516" w:author="User" w:date="2020-04-09T12:17:00Z">
              <w:rPr>
                <w:color w:val="FF0000"/>
              </w:rPr>
            </w:rPrChange>
          </w:rPr>
          <w:t>Fig. 2</w:t>
        </w:r>
      </w:ins>
    </w:p>
    <w:p w14:paraId="72FE18F9" w14:textId="77777777" w:rsidR="00235AC2" w:rsidRDefault="00235AC2">
      <w:pPr>
        <w:rPr>
          <w:ins w:id="517" w:author="User" w:date="2020-04-09T12:18:00Z"/>
          <w:color w:val="FF0000"/>
        </w:rPr>
        <w:sectPr w:rsidR="00235AC2" w:rsidSect="00235AC2">
          <w:type w:val="continuous"/>
          <w:pgSz w:w="11907" w:h="16840"/>
          <w:pgMar w:top="2552" w:right="1361" w:bottom="2098" w:left="1361" w:header="851" w:footer="1134" w:gutter="0"/>
          <w:cols w:num="1" w:space="567" w:equalWidth="1"/>
          <w:sectPrChange w:id="518" w:author="User" w:date="2020-04-09T12:18:00Z">
            <w:sectPr w:rsidR="00235AC2" w:rsidSect="00235AC2">
              <w:pgMar w:top="2552" w:right="1361" w:bottom="2098" w:left="1361" w:header="851" w:footer="1134" w:gutter="0"/>
              <w:cols w:num="2" w:space="720" w:equalWidth="0">
                <w:col w:w="4309" w:space="567"/>
                <w:col w:w="4309"/>
              </w:cols>
            </w:sectPr>
          </w:sectPrChange>
        </w:sectPr>
      </w:pPr>
    </w:p>
    <w:p w14:paraId="4D95DBAD" w14:textId="6E5CA3A0" w:rsidR="00E06B89" w:rsidRDefault="00E06B89">
      <w:pPr>
        <w:rPr>
          <w:ins w:id="519" w:author="User" w:date="2020-04-09T11:39:00Z"/>
          <w:color w:val="FF0000"/>
        </w:rPr>
      </w:pPr>
    </w:p>
    <w:p w14:paraId="318FA3B5" w14:textId="3D622CE9" w:rsidR="00757FF9" w:rsidRDefault="00757FF9">
      <w:pPr>
        <w:rPr>
          <w:ins w:id="520" w:author="User" w:date="2020-04-09T11:46:00Z"/>
        </w:rPr>
      </w:pPr>
      <w:ins w:id="521" w:author="User" w:date="2020-04-09T11:45:00Z">
        <w:r>
          <w:rPr>
            <w:noProof/>
          </w:rPr>
          <mc:AlternateContent>
            <mc:Choice Requires="wps">
              <w:drawing>
                <wp:anchor distT="0" distB="0" distL="114300" distR="114300" simplePos="0" relativeHeight="251649024" behindDoc="1" locked="0" layoutInCell="1" allowOverlap="1" wp14:anchorId="0AB6B380" wp14:editId="5AE0F67E">
                  <wp:simplePos x="0" y="0"/>
                  <wp:positionH relativeFrom="margin">
                    <wp:align>left</wp:align>
                  </wp:positionH>
                  <wp:positionV relativeFrom="paragraph">
                    <wp:posOffset>51046</wp:posOffset>
                  </wp:positionV>
                  <wp:extent cx="2654489" cy="2340591"/>
                  <wp:effectExtent l="57150" t="38100" r="69850" b="98425"/>
                  <wp:wrapNone/>
                  <wp:docPr id="145" name="Rounded Rectangle 145"/>
                  <wp:cNvGraphicFramePr/>
                  <a:graphic xmlns:a="http://schemas.openxmlformats.org/drawingml/2006/main">
                    <a:graphicData uri="http://schemas.microsoft.com/office/word/2010/wordprocessingShape">
                      <wps:wsp>
                        <wps:cNvSpPr/>
                        <wps:spPr>
                          <a:xfrm>
                            <a:off x="0" y="0"/>
                            <a:ext cx="2654489" cy="2340591"/>
                          </a:xfrm>
                          <a:prstGeom prst="round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48147" id="Rounded Rectangle 145" o:spid="_x0000_s1026" style="position:absolute;margin-left:0;margin-top:4pt;width:209pt;height:184.3pt;z-index:-25167052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" fillcolor="#fbcaa2 [1625]" strokecolor="#f68c36 [3049]">
                  <v:fill color2="#fdefe3 [505]" rotate="t" angle="180" colors="0 #ffbe86;22938f #ffd0aa;1 #ffebdb" focus="100%" type="gradient"/>
                  <v:shadow on="t" color="black" opacity="24903f" origin=",.5" offset="0,.55556mm"/>
                  <w10:wrap anchorx="margin"/>
                </v:roundrect>
              </w:pict>
            </mc:Fallback>
          </mc:AlternateContent>
        </w:r>
      </w:ins>
    </w:p>
    <w:p w14:paraId="360A9799" w14:textId="677A10BC" w:rsidR="0036602E" w:rsidRDefault="005F3B80">
      <w:pPr>
        <w:ind w:firstLine="0"/>
        <w:rPr>
          <w:ins w:id="522" w:author="User" w:date="2020-04-07T09:58:00Z"/>
        </w:rPr>
        <w:pPrChange w:id="523" w:author="User" w:date="2020-04-09T12:24:00Z">
          <w:pPr/>
        </w:pPrChange>
      </w:pPr>
      <w:ins w:id="524" w:author="User" w:date="2020-04-09T12:25:00Z">
        <w:r>
          <w:rPr>
            <w:noProof/>
          </w:rPr>
          <mc:AlternateContent>
            <mc:Choice Requires="wps">
              <w:drawing>
                <wp:anchor distT="0" distB="0" distL="114300" distR="114300" simplePos="0" relativeHeight="251663360" behindDoc="0" locked="0" layoutInCell="1" allowOverlap="1" wp14:anchorId="78CE3E07" wp14:editId="4C6077A2">
                  <wp:simplePos x="0" y="0"/>
                  <wp:positionH relativeFrom="column">
                    <wp:posOffset>445135</wp:posOffset>
                  </wp:positionH>
                  <wp:positionV relativeFrom="paragraph">
                    <wp:posOffset>33494</wp:posOffset>
                  </wp:positionV>
                  <wp:extent cx="675005" cy="1968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675005" cy="196850"/>
                          </a:xfrm>
                          <a:prstGeom prst="rect">
                            <a:avLst/>
                          </a:prstGeom>
                          <a:noFill/>
                          <a:ln w="6350">
                            <a:noFill/>
                          </a:ln>
                        </wps:spPr>
                        <wps:txbx>
                          <w:txbxContent>
                            <w:p w14:paraId="4B306CD0" w14:textId="0927524A" w:rsidR="00B043B4" w:rsidRPr="00B043B4" w:rsidRDefault="00B043B4">
                              <w:pPr>
                                <w:rPr>
                                  <w:sz w:val="12"/>
                                  <w:rPrChange w:id="525" w:author="User" w:date="2020-04-09T12:25:00Z">
                                    <w:rPr/>
                                  </w:rPrChange>
                                </w:rPr>
                              </w:pPr>
                              <w:ins w:id="526" w:author="User" w:date="2020-04-09T12:25:00Z">
                                <w:r w:rsidRPr="00B043B4">
                                  <w:rPr>
                                    <w:sz w:val="12"/>
                                  </w:rPr>
                                  <w:t>Neuron</w:t>
                                </w:r>
                                <w:r w:rsidRPr="00B043B4">
                                  <w:rPr>
                                    <w:sz w:val="12"/>
                                    <w:rPrChange w:id="527" w:author="User" w:date="2020-04-09T12:25:00Z">
                                      <w:rPr/>
                                    </w:rPrChange>
                                  </w:rPr>
                                  <w:t xml:space="preserve"> 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CE3E07" id="_x0000_t202" coordsize="21600,21600" o:spt="202" path="m,l,21600r21600,l21600,xe">
                  <v:stroke joinstyle="miter"/>
                  <v:path gradientshapeok="t" o:connecttype="rect"/>
                </v:shapetype>
                <v:shape id="Text Box 169" o:spid="_x0000_s1026" type="#_x0000_t202" style="position:absolute;left:0;text-align:left;margin-left:35.05pt;margin-top:2.65pt;width:53.15pt;height:1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" filled="f" stroked="f" strokeweight=".5pt">
                  <v:textbox>
                    <w:txbxContent>
                      <w:p w14:paraId="4B306CD0" w14:textId="0927524A" w:rsidR="00B043B4" w:rsidRPr="00B043B4" w:rsidRDefault="00B043B4">
                        <w:pPr>
                          <w:rPr>
                            <w:sz w:val="12"/>
                            <w:rPrChange w:id="523" w:author="User" w:date="2020-04-09T12:25:00Z">
                              <w:rPr/>
                            </w:rPrChange>
                          </w:rPr>
                        </w:pPr>
                        <w:ins w:id="524" w:author="User" w:date="2020-04-09T12:25:00Z">
                          <w:r w:rsidRPr="00B043B4">
                            <w:rPr>
                              <w:sz w:val="12"/>
                              <w:rPrChange w:id="525" w:author="User" w:date="2020-04-09T12:25:00Z">
                                <w:rPr>
                                  <w:sz w:val="12"/>
                                </w:rPr>
                              </w:rPrChange>
                            </w:rPr>
                            <w:t>Neuron</w:t>
                          </w:r>
                          <w:r w:rsidRPr="00B043B4">
                            <w:rPr>
                              <w:sz w:val="12"/>
                              <w:rPrChange w:id="526" w:author="User" w:date="2020-04-09T12:25:00Z">
                                <w:rPr/>
                              </w:rPrChange>
                            </w:rPr>
                            <w:t xml:space="preserve"> A</w:t>
                          </w:r>
                        </w:ins>
                      </w:p>
                    </w:txbxContent>
                  </v:textbox>
                </v:shape>
              </w:pict>
            </mc:Fallback>
          </mc:AlternateContent>
        </w:r>
      </w:ins>
      <w:r w:rsidR="00B043B4">
        <w:rPr>
          <w:noProof/>
        </w:rPr>
        <mc:AlternateContent>
          <mc:Choice Requires="wps">
            <w:drawing>
              <wp:anchor distT="0" distB="0" distL="114300" distR="114300" simplePos="0" relativeHeight="251659264" behindDoc="0" locked="0" layoutInCell="1" allowOverlap="1" wp14:anchorId="1109F1D2" wp14:editId="50E0E186">
                <wp:simplePos x="0" y="0"/>
                <wp:positionH relativeFrom="column">
                  <wp:posOffset>1706736</wp:posOffset>
                </wp:positionH>
                <wp:positionV relativeFrom="paragraph">
                  <wp:posOffset>96065</wp:posOffset>
                </wp:positionV>
                <wp:extent cx="231606" cy="548566"/>
                <wp:effectExtent l="57150" t="19050" r="73660" b="99695"/>
                <wp:wrapNone/>
                <wp:docPr id="154" name="Rectangle 154"/>
                <wp:cNvGraphicFramePr/>
                <a:graphic xmlns:a="http://schemas.openxmlformats.org/drawingml/2006/main">
                  <a:graphicData uri="http://schemas.microsoft.com/office/word/2010/wordprocessingShape">
                    <wps:wsp>
                      <wps:cNvSpPr/>
                      <wps:spPr>
                        <a:xfrm>
                          <a:off x="0" y="0"/>
                          <a:ext cx="231606" cy="54856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42D81B0" w14:textId="63CD5324" w:rsidR="00C71AFD" w:rsidRDefault="00C71AFD">
                            <w:pPr>
                              <w:ind w:firstLine="0"/>
                              <w:jc w:val="center"/>
                              <w:pPrChange w:id="528" w:author="User" w:date="2020-04-09T11:56:00Z">
                                <w:pPr/>
                              </w:pPrChange>
                            </w:pPr>
                            <w:ins w:id="529" w:author="User" w:date="2020-04-09T11:56:00Z">
                              <w:r>
                                <w:rPr>
                                  <w:noProof/>
                                </w:rPr>
                                <w:drawing>
                                  <wp:inline distT="0" distB="0" distL="0" distR="0" wp14:anchorId="56FB80BE" wp14:editId="6FC9847C">
                                    <wp:extent cx="91440" cy="457200"/>
                                    <wp:effectExtent l="0" t="0" r="3810" b="0"/>
                                    <wp:docPr id="155" name="Picture 155"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1">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04A53F" wp14:editId="62C7C5B2">
                                    <wp:extent cx="0" cy="0"/>
                                    <wp:effectExtent l="0" t="0" r="0" b="0"/>
                                    <wp:docPr id="130" name="Picture 130"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9F1D2" id="Rectangle 154" o:spid="_x0000_s1027" style="position:absolute;left:0;text-align:left;margin-left:134.4pt;margin-top:7.55pt;width:18.25pt;height:43.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042D81B0" w14:textId="63CD5324" w:rsidR="00C71AFD" w:rsidRDefault="00C71AFD" w:rsidP="00C71AFD">
                      <w:pPr>
                        <w:ind w:firstLine="0"/>
                        <w:jc w:val="center"/>
                        <w:pPrChange w:id="529" w:author="User" w:date="2020-04-09T11:56:00Z">
                          <w:pPr/>
                        </w:pPrChange>
                      </w:pPr>
                      <w:ins w:id="530" w:author="User" w:date="2020-04-09T11:56:00Z">
                        <w:r>
                          <w:rPr>
                            <w:noProof/>
                          </w:rPr>
                          <w:drawing>
                            <wp:inline distT="0" distB="0" distL="0" distR="0" wp14:anchorId="56FB80BE" wp14:editId="6FC9847C">
                              <wp:extent cx="91440" cy="457200"/>
                              <wp:effectExtent l="0" t="0" r="3810" b="0"/>
                              <wp:docPr id="155" name="Picture 155"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04A53F" wp14:editId="62C7C5B2">
                              <wp:extent cx="0" cy="0"/>
                              <wp:effectExtent l="0" t="0" r="0" b="0"/>
                              <wp:docPr id="130" name="Picture 130"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v:textbox>
              </v:rect>
            </w:pict>
          </mc:Fallback>
        </mc:AlternateContent>
      </w:r>
    </w:p>
    <w:p w14:paraId="2FA87873" w14:textId="380FD9C0" w:rsidR="0036602E" w:rsidRDefault="005F3B80">
      <w:pPr>
        <w:rPr>
          <w:ins w:id="530" w:author="User" w:date="2020-04-09T11:29:00Z"/>
        </w:rPr>
      </w:pPr>
      <w:ins w:id="531" w:author="User" w:date="2020-04-09T11:40:00Z">
        <w:r>
          <w:rPr>
            <w:noProof/>
          </w:rPr>
          <mc:AlternateContent>
            <mc:Choice Requires="wps">
              <w:drawing>
                <wp:anchor distT="0" distB="0" distL="114300" distR="114300" simplePos="0" relativeHeight="251650048" behindDoc="0" locked="0" layoutInCell="1" allowOverlap="1" wp14:anchorId="5722893A" wp14:editId="53217809">
                  <wp:simplePos x="0" y="0"/>
                  <wp:positionH relativeFrom="column">
                    <wp:align>right</wp:align>
                  </wp:positionH>
                  <wp:positionV relativeFrom="paragraph">
                    <wp:posOffset>236618</wp:posOffset>
                  </wp:positionV>
                  <wp:extent cx="436728" cy="1062990"/>
                  <wp:effectExtent l="57150" t="19050" r="78105" b="99060"/>
                  <wp:wrapNone/>
                  <wp:docPr id="140" name="Rectangle 140"/>
                  <wp:cNvGraphicFramePr/>
                  <a:graphic xmlns:a="http://schemas.openxmlformats.org/drawingml/2006/main">
                    <a:graphicData uri="http://schemas.microsoft.com/office/word/2010/wordprocessingShape">
                      <wps:wsp>
                        <wps:cNvSpPr/>
                        <wps:spPr>
                          <a:xfrm>
                            <a:off x="0" y="0"/>
                            <a:ext cx="436728" cy="106299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890F24E" w14:textId="6747852E" w:rsidR="00E06B89" w:rsidRDefault="00E06B89">
                              <w:pPr>
                                <w:jc w:val="center"/>
                                <w:rPr>
                                  <w:ins w:id="532" w:author="User" w:date="2020-04-09T11:43:00Z"/>
                                </w:rPr>
                                <w:pPrChange w:id="533" w:author="User" w:date="2020-04-09T11:40:00Z">
                                  <w:pPr/>
                                </w:pPrChange>
                              </w:pPr>
                              <w:ins w:id="534" w:author="User" w:date="2020-04-09T11:41:00Z">
                                <w:r>
                                  <w:rPr>
                                    <w:noProof/>
                                  </w:rPr>
                                  <w:drawing>
                                    <wp:inline distT="0" distB="0" distL="0" distR="0" wp14:anchorId="60B4DFBE" wp14:editId="030094E0">
                                      <wp:extent cx="182880" cy="457200"/>
                                      <wp:effectExtent l="0" t="0" r="7620" b="0"/>
                                      <wp:docPr id="142" name="Picture 142"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6112" r="27467" b="17023"/>
                                              <a:stretch/>
                                            </pic:blipFill>
                                            <pic:spPr bwMode="auto">
                                              <a:xfrm>
                                                <a:off x="0" y="0"/>
                                                <a:ext cx="182880" cy="4572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DCD24AE" w14:textId="534D10DF" w:rsidR="00E06B89" w:rsidRDefault="00E06B89">
                              <w:pPr>
                                <w:jc w:val="center"/>
                                <w:rPr>
                                  <w:ins w:id="535" w:author="User" w:date="2020-04-09T11:43:00Z"/>
                                </w:rPr>
                                <w:pPrChange w:id="536" w:author="User" w:date="2020-04-09T11:40:00Z">
                                  <w:pPr/>
                                </w:pPrChange>
                              </w:pPr>
                            </w:p>
                            <w:p w14:paraId="4E8D1274" w14:textId="747525C6" w:rsidR="00E06B89" w:rsidRPr="00C75F4C" w:rsidRDefault="00F02523">
                              <w:pPr>
                                <w:jc w:val="center"/>
                                <w:rPr>
                                  <w:ins w:id="537" w:author="User" w:date="2020-04-09T11:43: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38" w:author="User" w:date="2020-04-09T12:12:00Z">
                                    <w:rPr>
                                      <w:ins w:id="539" w:author="User" w:date="2020-04-09T11:43:00Z"/>
                                    </w:rPr>
                                  </w:rPrChange>
                                </w:rPr>
                                <w:pPrChange w:id="540" w:author="User" w:date="2020-04-09T11:40:00Z">
                                  <w:pPr/>
                                </w:pPrChange>
                              </w:pPr>
                              <w:ins w:id="541" w:author="User" w:date="2020-04-09T11:45:00Z">
                                <w:r w:rsidRPr="00C75F4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42" w:author="User" w:date="2020-04-09T12:12:00Z">
                                      <w:rPr/>
                                    </w:rPrChange>
                                  </w:rPr>
                                  <w:t>N</w:t>
                                </w:r>
                              </w:ins>
                            </w:p>
                            <w:p w14:paraId="32D7A18A" w14:textId="155CED5F" w:rsidR="00E06B89" w:rsidRDefault="00E06B89">
                              <w:pPr>
                                <w:jc w:val="center"/>
                                <w:rPr>
                                  <w:ins w:id="543" w:author="User" w:date="2020-04-09T11:43:00Z"/>
                                </w:rPr>
                                <w:pPrChange w:id="544" w:author="User" w:date="2020-04-09T11:40:00Z">
                                  <w:pPr/>
                                </w:pPrChange>
                              </w:pPr>
                            </w:p>
                            <w:p w14:paraId="290B1EDE" w14:textId="2AABFDD2" w:rsidR="00E06B89" w:rsidRDefault="00E06B89">
                              <w:pPr>
                                <w:jc w:val="center"/>
                                <w:rPr>
                                  <w:ins w:id="545" w:author="User" w:date="2020-04-09T11:43:00Z"/>
                                </w:rPr>
                                <w:pPrChange w:id="546" w:author="User" w:date="2020-04-09T11:40:00Z">
                                  <w:pPr/>
                                </w:pPrChange>
                              </w:pPr>
                            </w:p>
                            <w:p w14:paraId="25F85E19" w14:textId="0CFB2B65" w:rsidR="00F02523" w:rsidRPr="00F02523" w:rsidRDefault="00F02523">
                              <w:pPr>
                                <w:jc w:val="center"/>
                                <w:rPr>
                                  <w:sz w:val="24"/>
                                  <w:rPrChange w:id="547" w:author="User" w:date="2020-04-09T11:43:00Z">
                                    <w:rPr/>
                                  </w:rPrChange>
                                </w:rPr>
                                <w:pPrChange w:id="548" w:author="User" w:date="2020-04-09T11:46: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2893A" id="Rectangle 140" o:spid="_x0000_s1028" style="position:absolute;left:0;text-align:left;margin-left:-16.8pt;margin-top:18.65pt;width:34.4pt;height:83.7pt;z-index:25165619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2890F24E" w14:textId="6747852E" w:rsidR="00E06B89" w:rsidRDefault="00E06B89" w:rsidP="00E06B89">
                        <w:pPr>
                          <w:jc w:val="center"/>
                          <w:rPr>
                            <w:ins w:id="550" w:author="User" w:date="2020-04-09T11:43:00Z"/>
                          </w:rPr>
                          <w:pPrChange w:id="551" w:author="User" w:date="2020-04-09T11:40:00Z">
                            <w:pPr/>
                          </w:pPrChange>
                        </w:pPr>
                        <w:ins w:id="552" w:author="User" w:date="2020-04-09T11:41:00Z">
                          <w:r>
                            <w:rPr>
                              <w:noProof/>
                            </w:rPr>
                            <w:drawing>
                              <wp:inline distT="0" distB="0" distL="0" distR="0" wp14:anchorId="60B4DFBE" wp14:editId="030094E0">
                                <wp:extent cx="182880" cy="457200"/>
                                <wp:effectExtent l="0" t="0" r="7620" b="0"/>
                                <wp:docPr id="142" name="Picture 142"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6112" r="27467" b="17023"/>
                                        <a:stretch/>
                                      </pic:blipFill>
                                      <pic:spPr bwMode="auto">
                                        <a:xfrm>
                                          <a:off x="0" y="0"/>
                                          <a:ext cx="182880" cy="4572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DCD24AE" w14:textId="534D10DF" w:rsidR="00E06B89" w:rsidRDefault="00E06B89" w:rsidP="00E06B89">
                        <w:pPr>
                          <w:jc w:val="center"/>
                          <w:rPr>
                            <w:ins w:id="553" w:author="User" w:date="2020-04-09T11:43:00Z"/>
                          </w:rPr>
                          <w:pPrChange w:id="554" w:author="User" w:date="2020-04-09T11:40:00Z">
                            <w:pPr/>
                          </w:pPrChange>
                        </w:pPr>
                      </w:p>
                      <w:p w14:paraId="4E8D1274" w14:textId="747525C6" w:rsidR="00E06B89" w:rsidRPr="00C75F4C" w:rsidRDefault="00F02523" w:rsidP="00E06B89">
                        <w:pPr>
                          <w:jc w:val="center"/>
                          <w:rPr>
                            <w:ins w:id="555" w:author="User" w:date="2020-04-09T11:43: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56" w:author="User" w:date="2020-04-09T12:12:00Z">
                              <w:rPr>
                                <w:ins w:id="557" w:author="User" w:date="2020-04-09T11:43:00Z"/>
                              </w:rPr>
                            </w:rPrChange>
                          </w:rPr>
                          <w:pPrChange w:id="558" w:author="User" w:date="2020-04-09T11:40:00Z">
                            <w:pPr/>
                          </w:pPrChange>
                        </w:pPr>
                        <w:ins w:id="559" w:author="User" w:date="2020-04-09T11:45:00Z">
                          <w:r w:rsidRPr="00C75F4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60" w:author="User" w:date="2020-04-09T12:12:00Z">
                                <w:rPr/>
                              </w:rPrChange>
                            </w:rPr>
                            <w:t>N</w:t>
                          </w:r>
                        </w:ins>
                      </w:p>
                      <w:p w14:paraId="32D7A18A" w14:textId="155CED5F" w:rsidR="00E06B89" w:rsidRDefault="00E06B89" w:rsidP="00E06B89">
                        <w:pPr>
                          <w:jc w:val="center"/>
                          <w:rPr>
                            <w:ins w:id="561" w:author="User" w:date="2020-04-09T11:43:00Z"/>
                          </w:rPr>
                          <w:pPrChange w:id="562" w:author="User" w:date="2020-04-09T11:40:00Z">
                            <w:pPr/>
                          </w:pPrChange>
                        </w:pPr>
                      </w:p>
                      <w:p w14:paraId="290B1EDE" w14:textId="2AABFDD2" w:rsidR="00E06B89" w:rsidRDefault="00E06B89" w:rsidP="00E06B89">
                        <w:pPr>
                          <w:jc w:val="center"/>
                          <w:rPr>
                            <w:ins w:id="563" w:author="User" w:date="2020-04-09T11:43:00Z"/>
                          </w:rPr>
                          <w:pPrChange w:id="564" w:author="User" w:date="2020-04-09T11:40:00Z">
                            <w:pPr/>
                          </w:pPrChange>
                        </w:pPr>
                      </w:p>
                      <w:p w14:paraId="25F85E19" w14:textId="0CFB2B65" w:rsidR="00F02523" w:rsidRPr="00F02523" w:rsidRDefault="00F02523" w:rsidP="00757FF9">
                        <w:pPr>
                          <w:jc w:val="center"/>
                          <w:rPr>
                            <w:sz w:val="24"/>
                            <w:rPrChange w:id="565" w:author="User" w:date="2020-04-09T11:43:00Z">
                              <w:rPr/>
                            </w:rPrChange>
                          </w:rPr>
                          <w:pPrChange w:id="566" w:author="User" w:date="2020-04-09T11:46:00Z">
                            <w:pPr/>
                          </w:pPrChange>
                        </w:pPr>
                      </w:p>
                    </w:txbxContent>
                  </v:textbox>
                </v:rect>
              </w:pict>
            </mc:Fallback>
          </mc:AlternateContent>
        </w:r>
      </w:ins>
      <w:ins w:id="549" w:author="User" w:date="2020-04-09T11:48:00Z">
        <w:r>
          <w:rPr>
            <w:noProof/>
          </w:rPr>
          <mc:AlternateContent>
            <mc:Choice Requires="wps">
              <w:drawing>
                <wp:anchor distT="0" distB="0" distL="114300" distR="114300" simplePos="0" relativeHeight="251652096" behindDoc="0" locked="0" layoutInCell="1" allowOverlap="1" wp14:anchorId="7C25B501" wp14:editId="6D9F4850">
                  <wp:simplePos x="0" y="0"/>
                  <wp:positionH relativeFrom="column">
                    <wp:posOffset>2084544</wp:posOffset>
                  </wp:positionH>
                  <wp:positionV relativeFrom="paragraph">
                    <wp:posOffset>120015</wp:posOffset>
                  </wp:positionV>
                  <wp:extent cx="394421" cy="120142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394421" cy="1201420"/>
                          </a:xfrm>
                          <a:prstGeom prst="rect">
                            <a:avLst/>
                          </a:prstGeom>
                          <a:noFill/>
                          <a:ln w="6350">
                            <a:noFill/>
                          </a:ln>
                        </wps:spPr>
                        <wps:txbx>
                          <w:txbxContent>
                            <w:p w14:paraId="3A797D80" w14:textId="7D95E2B6" w:rsidR="00757FF9" w:rsidRPr="00C75F4C" w:rsidRDefault="00757FF9">
                              <w:pPr>
                                <w:ind w:firstLine="0"/>
                                <w:rPr>
                                  <w:sz w:val="24"/>
                                  <w:rPrChange w:id="550" w:author="User" w:date="2020-04-09T12:13:00Z">
                                    <w:rPr/>
                                  </w:rPrChange>
                                </w:rPr>
                                <w:pPrChange w:id="551" w:author="User" w:date="2020-04-09T11:48:00Z">
                                  <w:pPr/>
                                </w:pPrChange>
                              </w:pPr>
                              <w:ins w:id="552" w:author="User" w:date="2020-04-09T11:49:00Z">
                                <w:r>
                                  <w:rPr>
                                    <w:sz w:val="24"/>
                                  </w:rPr>
                                  <w:t xml:space="preserve">  </w:t>
                                </w:r>
                              </w:ins>
                              <w:ins w:id="553" w:author="User" w:date="2020-04-09T11:48:00Z">
                                <w:r w:rsidRPr="00C75F4C">
                                  <w:rPr>
                                    <w:sz w:val="24"/>
                                    <w:rPrChange w:id="554" w:author="User" w:date="2020-04-09T12:13:00Z">
                                      <w:rPr/>
                                    </w:rPrChange>
                                  </w:rPr>
                                  <w:t>concatenation</w:t>
                                </w:r>
                              </w:ins>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5B501" id="Text Box 147" o:spid="_x0000_s1029" type="#_x0000_t202" style="position:absolute;left:0;text-align:left;margin-left:164.15pt;margin-top:9.45pt;width:31.05pt;height:9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" filled="f" stroked="f" strokeweight=".5pt">
                  <v:textbox style="layout-flow:vertical;mso-layout-flow-alt:bottom-to-top">
                    <w:txbxContent>
                      <w:p w14:paraId="3A797D80" w14:textId="7D95E2B6" w:rsidR="00757FF9" w:rsidRPr="00C75F4C" w:rsidRDefault="00757FF9" w:rsidP="00757FF9">
                        <w:pPr>
                          <w:ind w:firstLine="0"/>
                          <w:rPr>
                            <w:sz w:val="24"/>
                            <w:rPrChange w:id="573" w:author="User" w:date="2020-04-09T12:13:00Z">
                              <w:rPr/>
                            </w:rPrChange>
                          </w:rPr>
                          <w:pPrChange w:id="574" w:author="User" w:date="2020-04-09T11:48:00Z">
                            <w:pPr/>
                          </w:pPrChange>
                        </w:pPr>
                        <w:ins w:id="575" w:author="User" w:date="2020-04-09T11:49:00Z">
                          <w:r>
                            <w:rPr>
                              <w:sz w:val="24"/>
                            </w:rPr>
                            <w:t xml:space="preserve">  </w:t>
                          </w:r>
                        </w:ins>
                        <w:ins w:id="576" w:author="User" w:date="2020-04-09T11:48:00Z">
                          <w:r w:rsidRPr="00C75F4C">
                            <w:rPr>
                              <w:sz w:val="24"/>
                              <w:rPrChange w:id="577" w:author="User" w:date="2020-04-09T12:13:00Z">
                                <w:rPr/>
                              </w:rPrChange>
                            </w:rPr>
                            <w:t>concatenation</w:t>
                          </w:r>
                        </w:ins>
                      </w:p>
                    </w:txbxContent>
                  </v:textbox>
                </v:shape>
              </w:pict>
            </mc:Fallback>
          </mc:AlternateContent>
        </w:r>
      </w:ins>
      <w:r w:rsidR="00B043B4">
        <w:rPr>
          <w:noProof/>
        </w:rPr>
        <mc:AlternateContent>
          <mc:Choice Requires="wps">
            <w:drawing>
              <wp:anchor distT="0" distB="0" distL="114300" distR="114300" simplePos="0" relativeHeight="251656192" behindDoc="0" locked="0" layoutInCell="1" allowOverlap="1" wp14:anchorId="03CC984C" wp14:editId="369A1064">
                <wp:simplePos x="0" y="0"/>
                <wp:positionH relativeFrom="column">
                  <wp:posOffset>1442237</wp:posOffset>
                </wp:positionH>
                <wp:positionV relativeFrom="paragraph">
                  <wp:posOffset>258309</wp:posOffset>
                </wp:positionV>
                <wp:extent cx="285495" cy="0"/>
                <wp:effectExtent l="38100" t="76200" r="38735" b="133350"/>
                <wp:wrapNone/>
                <wp:docPr id="129" name="Straight Arrow Connector 129"/>
                <wp:cNvGraphicFramePr/>
                <a:graphic xmlns:a="http://schemas.openxmlformats.org/drawingml/2006/main">
                  <a:graphicData uri="http://schemas.microsoft.com/office/word/2010/wordprocessingShape">
                    <wps:wsp>
                      <wps:cNvCnPr/>
                      <wps:spPr>
                        <a:xfrm>
                          <a:off x="0" y="0"/>
                          <a:ext cx="2854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2C5285F" id="_x0000_t32" coordsize="21600,21600" o:spt="32" o:oned="t" path="m,l21600,21600e" filled="f">
                <v:path arrowok="t" fillok="f" o:connecttype="none"/>
                <o:lock v:ext="edit" shapetype="t"/>
              </v:shapetype>
              <v:shape id="Straight Arrow Connector 129" o:spid="_x0000_s1026" type="#_x0000_t32" style="position:absolute;margin-left:113.55pt;margin-top:20.35pt;width:22.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" strokecolor="#4f81bd [3204]" strokeweight="2pt">
                <v:stroke endarrow="block"/>
                <v:shadow on="t" color="black" opacity="24903f" origin=",.5" offset="0,.55556mm"/>
              </v:shape>
            </w:pict>
          </mc:Fallback>
        </mc:AlternateContent>
      </w:r>
      <w:r w:rsidR="00B043B4">
        <w:rPr>
          <w:noProof/>
        </w:rPr>
        <mc:AlternateContent>
          <mc:Choice Requires="wps">
            <w:drawing>
              <wp:anchor distT="0" distB="0" distL="114300" distR="114300" simplePos="0" relativeHeight="251657216" behindDoc="0" locked="0" layoutInCell="1" allowOverlap="1" wp14:anchorId="0324ECE1" wp14:editId="4F73AABD">
                <wp:simplePos x="0" y="0"/>
                <wp:positionH relativeFrom="column">
                  <wp:posOffset>1911122</wp:posOffset>
                </wp:positionH>
                <wp:positionV relativeFrom="paragraph">
                  <wp:posOffset>268939</wp:posOffset>
                </wp:positionV>
                <wp:extent cx="285055" cy="0"/>
                <wp:effectExtent l="38100" t="76200" r="39370" b="133350"/>
                <wp:wrapNone/>
                <wp:docPr id="131" name="Straight Arrow Connector 131"/>
                <wp:cNvGraphicFramePr/>
                <a:graphic xmlns:a="http://schemas.openxmlformats.org/drawingml/2006/main">
                  <a:graphicData uri="http://schemas.microsoft.com/office/word/2010/wordprocessingShape">
                    <wps:wsp>
                      <wps:cNvCnPr/>
                      <wps:spPr>
                        <a:xfrm>
                          <a:off x="0" y="0"/>
                          <a:ext cx="28505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494705" id="Straight Arrow Connector 131" o:spid="_x0000_s1026" type="#_x0000_t32" style="position:absolute;margin-left:150.5pt;margin-top:21.2pt;width:22.4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" strokecolor="#4f81bd [3204]" strokeweight="2pt">
                <v:stroke endarrow="block"/>
                <v:shadow on="t" color="black" opacity="24903f" origin=",.5" offset="0,.55556mm"/>
              </v:shape>
            </w:pict>
          </mc:Fallback>
        </mc:AlternateContent>
      </w:r>
      <w:ins w:id="555" w:author="User" w:date="2020-04-09T11:51:00Z">
        <w:r w:rsidR="00B043B4">
          <w:rPr>
            <w:noProof/>
          </w:rPr>
          <mc:AlternateContent>
            <mc:Choice Requires="wps">
              <w:drawing>
                <wp:anchor distT="0" distB="0" distL="114300" distR="114300" simplePos="0" relativeHeight="251653120" behindDoc="0" locked="0" layoutInCell="1" allowOverlap="1" wp14:anchorId="4F3290CB" wp14:editId="2369E968">
                  <wp:simplePos x="0" y="0"/>
                  <wp:positionH relativeFrom="margin">
                    <wp:align>left</wp:align>
                  </wp:positionH>
                  <wp:positionV relativeFrom="paragraph">
                    <wp:posOffset>509573</wp:posOffset>
                  </wp:positionV>
                  <wp:extent cx="1508077" cy="204717"/>
                  <wp:effectExtent l="0" t="0" r="0" b="5080"/>
                  <wp:wrapNone/>
                  <wp:docPr id="148" name="Text Box 148"/>
                  <wp:cNvGraphicFramePr/>
                  <a:graphic xmlns:a="http://schemas.openxmlformats.org/drawingml/2006/main">
                    <a:graphicData uri="http://schemas.microsoft.com/office/word/2010/wordprocessingShape">
                      <wps:wsp>
                        <wps:cNvSpPr txBox="1"/>
                        <wps:spPr>
                          <a:xfrm>
                            <a:off x="0" y="0"/>
                            <a:ext cx="1508077" cy="204717"/>
                          </a:xfrm>
                          <a:prstGeom prst="rect">
                            <a:avLst/>
                          </a:prstGeom>
                          <a:noFill/>
                          <a:ln w="6350">
                            <a:noFill/>
                          </a:ln>
                        </wps:spPr>
                        <wps:txbx>
                          <w:txbxContent>
                            <w:p w14:paraId="2A9BD613" w14:textId="0C1FACE9" w:rsidR="00E95940" w:rsidRPr="00E95940" w:rsidRDefault="00E95940">
                              <w:pPr>
                                <w:jc w:val="center"/>
                                <w:rPr>
                                  <w:sz w:val="16"/>
                                  <w:rPrChange w:id="556" w:author="User" w:date="2020-04-09T11:51:00Z">
                                    <w:rPr/>
                                  </w:rPrChange>
                                </w:rPr>
                                <w:pPrChange w:id="557" w:author="User" w:date="2020-04-09T11:51:00Z">
                                  <w:pPr/>
                                </w:pPrChange>
                              </w:pPr>
                              <w:ins w:id="558" w:author="User" w:date="2020-04-09T11:51:00Z">
                                <w:r w:rsidRPr="00E95940">
                                  <w:rPr>
                                    <w:sz w:val="16"/>
                                    <w:rPrChange w:id="559" w:author="User" w:date="2020-04-09T11:51:00Z">
                                      <w:rPr/>
                                    </w:rPrChange>
                                  </w:rPr>
                                  <w:t>Convolution across signal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290CB" id="Text Box 148" o:spid="_x0000_s1030" type="#_x0000_t202" style="position:absolute;left:0;text-align:left;margin-left:0;margin-top:40.1pt;width:118.75pt;height:16.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" filled="f" stroked="f" strokeweight=".5pt">
                  <v:textbox>
                    <w:txbxContent>
                      <w:p w14:paraId="2A9BD613" w14:textId="0C1FACE9" w:rsidR="00E95940" w:rsidRPr="00E95940" w:rsidRDefault="00E95940" w:rsidP="00E95940">
                        <w:pPr>
                          <w:jc w:val="center"/>
                          <w:rPr>
                            <w:sz w:val="16"/>
                            <w:rPrChange w:id="583" w:author="User" w:date="2020-04-09T11:51:00Z">
                              <w:rPr/>
                            </w:rPrChange>
                          </w:rPr>
                          <w:pPrChange w:id="584" w:author="User" w:date="2020-04-09T11:51:00Z">
                            <w:pPr/>
                          </w:pPrChange>
                        </w:pPr>
                        <w:ins w:id="585" w:author="User" w:date="2020-04-09T11:51:00Z">
                          <w:r w:rsidRPr="00E95940">
                            <w:rPr>
                              <w:sz w:val="16"/>
                              <w:rPrChange w:id="586" w:author="User" w:date="2020-04-09T11:51:00Z">
                                <w:rPr/>
                              </w:rPrChange>
                            </w:rPr>
                            <w:t>Convolution across signal</w:t>
                          </w:r>
                        </w:ins>
                      </w:p>
                    </w:txbxContent>
                  </v:textbox>
                  <w10:wrap anchorx="margin"/>
                </v:shape>
              </w:pict>
            </mc:Fallback>
          </mc:AlternateContent>
        </w:r>
      </w:ins>
      <w:ins w:id="560" w:author="User" w:date="2020-04-09T12:25:00Z">
        <w:r w:rsidR="00B043B4">
          <w:rPr>
            <w:noProof/>
          </w:rPr>
          <mc:AlternateContent>
            <mc:Choice Requires="wps">
              <w:drawing>
                <wp:anchor distT="0" distB="0" distL="114300" distR="114300" simplePos="0" relativeHeight="251664384" behindDoc="0" locked="0" layoutInCell="1" allowOverlap="1" wp14:anchorId="6888C0CB" wp14:editId="312BFEF8">
                  <wp:simplePos x="0" y="0"/>
                  <wp:positionH relativeFrom="column">
                    <wp:posOffset>1401294</wp:posOffset>
                  </wp:positionH>
                  <wp:positionV relativeFrom="paragraph">
                    <wp:posOffset>509573</wp:posOffset>
                  </wp:positionV>
                  <wp:extent cx="763716" cy="19685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763716" cy="196850"/>
                          </a:xfrm>
                          <a:prstGeom prst="rect">
                            <a:avLst/>
                          </a:prstGeom>
                          <a:noFill/>
                          <a:ln w="6350">
                            <a:noFill/>
                          </a:ln>
                        </wps:spPr>
                        <wps:txbx>
                          <w:txbxContent>
                            <w:p w14:paraId="5C4CEAC2" w14:textId="233FE1C7" w:rsidR="00B043B4" w:rsidRPr="00B043B4" w:rsidRDefault="00B043B4" w:rsidP="00B043B4">
                              <w:pPr>
                                <w:rPr>
                                  <w:sz w:val="12"/>
                                  <w:rPrChange w:id="561" w:author="User" w:date="2020-04-09T12:25:00Z">
                                    <w:rPr/>
                                  </w:rPrChange>
                                </w:rPr>
                              </w:pPr>
                              <w:ins w:id="562" w:author="User" w:date="2020-04-09T12:26:00Z">
                                <w:r>
                                  <w:rPr>
                                    <w:sz w:val="12"/>
                                  </w:rPr>
                                  <w:t>Feature map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8C0CB" id="Text Box 170" o:spid="_x0000_s1031" type="#_x0000_t202" style="position:absolute;left:0;text-align:left;margin-left:110.35pt;margin-top:40.1pt;width:60.15pt;height: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" filled="f" stroked="f" strokeweight=".5pt">
                  <v:textbox>
                    <w:txbxContent>
                      <w:p w14:paraId="5C4CEAC2" w14:textId="233FE1C7" w:rsidR="00B043B4" w:rsidRPr="00B043B4" w:rsidRDefault="00B043B4" w:rsidP="00B043B4">
                        <w:pPr>
                          <w:rPr>
                            <w:sz w:val="12"/>
                            <w:rPrChange w:id="590" w:author="User" w:date="2020-04-09T12:25:00Z">
                              <w:rPr/>
                            </w:rPrChange>
                          </w:rPr>
                        </w:pPr>
                        <w:ins w:id="591" w:author="User" w:date="2020-04-09T12:26:00Z">
                          <w:r>
                            <w:rPr>
                              <w:sz w:val="12"/>
                            </w:rPr>
                            <w:t>Feature map</w:t>
                          </w:r>
                        </w:ins>
                      </w:p>
                    </w:txbxContent>
                  </v:textbox>
                </v:shape>
              </w:pict>
            </mc:Fallback>
          </mc:AlternateContent>
        </w:r>
      </w:ins>
      <w:ins w:id="563" w:author="User" w:date="2020-04-09T11:54:00Z">
        <w:r w:rsidR="00C71AFD">
          <w:rPr>
            <w:noProof/>
          </w:rPr>
          <mc:AlternateContent>
            <mc:Choice Requires="wps">
              <w:drawing>
                <wp:anchor distT="0" distB="0" distL="114300" distR="114300" simplePos="0" relativeHeight="251655168" behindDoc="0" locked="0" layoutInCell="1" allowOverlap="1" wp14:anchorId="65A41059" wp14:editId="7FE12ECE">
                  <wp:simplePos x="0" y="0"/>
                  <wp:positionH relativeFrom="column">
                    <wp:posOffset>304165</wp:posOffset>
                  </wp:positionH>
                  <wp:positionV relativeFrom="paragraph">
                    <wp:posOffset>443078</wp:posOffset>
                  </wp:positionV>
                  <wp:extent cx="811987" cy="0"/>
                  <wp:effectExtent l="38100" t="76200" r="26670" b="133350"/>
                  <wp:wrapNone/>
                  <wp:docPr id="153" name="Straight Arrow Connector 153"/>
                  <wp:cNvGraphicFramePr/>
                  <a:graphic xmlns:a="http://schemas.openxmlformats.org/drawingml/2006/main">
                    <a:graphicData uri="http://schemas.microsoft.com/office/word/2010/wordprocessingShape">
                      <wps:wsp>
                        <wps:cNvCnPr/>
                        <wps:spPr>
                          <a:xfrm>
                            <a:off x="0" y="0"/>
                            <a:ext cx="81198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870115" id="Straight Arrow Connector 153" o:spid="_x0000_s1026" type="#_x0000_t32" style="position:absolute;margin-left:23.95pt;margin-top:34.9pt;width:63.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" strokecolor="black [3200]" strokeweight="2pt">
                  <v:stroke endarrow="block"/>
                  <v:shadow on="t" color="black" opacity="24903f" origin=",.5" offset="0,.55556mm"/>
                </v:shape>
              </w:pict>
            </mc:Fallback>
          </mc:AlternateContent>
        </w:r>
      </w:ins>
      <w:ins w:id="564" w:author="User" w:date="2020-04-09T11:53:00Z">
        <w:r w:rsidR="009A1750">
          <w:rPr>
            <w:noProof/>
          </w:rPr>
          <w:drawing>
            <wp:inline distT="0" distB="0" distL="0" distR="0" wp14:anchorId="77E3CB98" wp14:editId="7CCD964F">
              <wp:extent cx="1125640" cy="329609"/>
              <wp:effectExtent l="133350" t="114300" r="132080" b="1657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528A5FC.tmp"/>
                      <pic:cNvPicPr/>
                    </pic:nvPicPr>
                    <pic:blipFill rotWithShape="1">
                      <a:blip r:embed="rId13" cstate="print">
                        <a:extLst>
                          <a:ext uri="{28A0092B-C50C-407E-A947-70E740481C1C}">
                            <a14:useLocalDpi xmlns:a14="http://schemas.microsoft.com/office/drawing/2010/main" val="0"/>
                          </a:ext>
                        </a:extLst>
                      </a:blip>
                      <a:srcRect t="57419"/>
                      <a:stretch/>
                    </pic:blipFill>
                    <pic:spPr bwMode="auto">
                      <a:xfrm rot="10800000" flipH="1">
                        <a:off x="0" y="0"/>
                        <a:ext cx="1206778" cy="35336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ins>
      <w:ins w:id="565" w:author="User" w:date="2020-04-09T11:32:00Z">
        <w:r w:rsidR="00C71AFD">
          <w:t xml:space="preserve">      </w:t>
        </w:r>
        <w:r w:rsidR="006D344D">
          <w:t xml:space="preserve"> </w:t>
        </w:r>
      </w:ins>
    </w:p>
    <w:p w14:paraId="0C382157" w14:textId="5545F939" w:rsidR="006D344D" w:rsidRDefault="005F3B80">
      <w:pPr>
        <w:rPr>
          <w:ins w:id="566" w:author="User" w:date="2020-04-09T11:39:00Z"/>
        </w:rPr>
      </w:pPr>
      <w:ins w:id="567" w:author="User" w:date="2020-04-09T12:31:00Z">
        <w:r>
          <w:rPr>
            <w:noProof/>
          </w:rPr>
          <mc:AlternateContent>
            <mc:Choice Requires="wps">
              <w:drawing>
                <wp:anchor distT="0" distB="0" distL="114300" distR="114300" simplePos="0" relativeHeight="251666432" behindDoc="0" locked="0" layoutInCell="1" allowOverlap="1" wp14:anchorId="19C1D7BD" wp14:editId="7938FE7C">
                  <wp:simplePos x="0" y="0"/>
                  <wp:positionH relativeFrom="column">
                    <wp:posOffset>841735</wp:posOffset>
                  </wp:positionH>
                  <wp:positionV relativeFrom="paragraph">
                    <wp:posOffset>118337</wp:posOffset>
                  </wp:positionV>
                  <wp:extent cx="0" cy="191069"/>
                  <wp:effectExtent l="57150" t="19050" r="76200" b="76200"/>
                  <wp:wrapNone/>
                  <wp:docPr id="179" name="Straight Connector 179"/>
                  <wp:cNvGraphicFramePr/>
                  <a:graphic xmlns:a="http://schemas.openxmlformats.org/drawingml/2006/main">
                    <a:graphicData uri="http://schemas.microsoft.com/office/word/2010/wordprocessingShape">
                      <wps:wsp>
                        <wps:cNvCnPr/>
                        <wps:spPr>
                          <a:xfrm>
                            <a:off x="0" y="0"/>
                            <a:ext cx="0" cy="191069"/>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75E532" id="Straight Connector 17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66.3pt,9.3pt" to="66.3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" strokecolor="black [3200]" strokeweight="2pt">
                  <v:stroke dashstyle="1 1"/>
                  <v:shadow on="t" color="black" opacity="24903f" origin=",.5" offset="0,.55556mm"/>
                </v:line>
              </w:pict>
            </mc:Fallback>
          </mc:AlternateContent>
        </w:r>
      </w:ins>
      <w:ins w:id="568" w:author="User" w:date="2020-04-09T11:50:00Z">
        <w:r w:rsidR="00E95940">
          <w:t xml:space="preserve">                 </w:t>
        </w:r>
      </w:ins>
      <w:ins w:id="569" w:author="User" w:date="2020-04-09T11:33:00Z">
        <w:r w:rsidR="00EE53EA">
          <w:t xml:space="preserve">              </w:t>
        </w:r>
      </w:ins>
      <w:ins w:id="570" w:author="User" w:date="2020-04-09T11:38:00Z">
        <w:r w:rsidR="00EE53EA">
          <w:t xml:space="preserve">       </w:t>
        </w:r>
      </w:ins>
      <w:ins w:id="571" w:author="User" w:date="2020-04-09T11:33:00Z">
        <w:r w:rsidR="00EE53EA">
          <w:t xml:space="preserve">  </w:t>
        </w:r>
      </w:ins>
      <w:ins w:id="572" w:author="User" w:date="2020-04-09T11:34:00Z">
        <w:r w:rsidR="00EE53EA">
          <w:t xml:space="preserve"> </w:t>
        </w:r>
      </w:ins>
    </w:p>
    <w:p w14:paraId="1E3389DD" w14:textId="5457CCE5" w:rsidR="00E06B89" w:rsidRDefault="005F3B80" w:rsidP="00E06B89">
      <w:pPr>
        <w:rPr>
          <w:ins w:id="573" w:author="User" w:date="2020-04-09T11:39:00Z"/>
        </w:rPr>
      </w:pPr>
      <w:ins w:id="574" w:author="User" w:date="2020-04-09T11:44:00Z">
        <w:r>
          <w:rPr>
            <w:noProof/>
          </w:rPr>
          <mc:AlternateContent>
            <mc:Choice Requires="wps">
              <w:drawing>
                <wp:anchor distT="0" distB="0" distL="114300" distR="114300" simplePos="0" relativeHeight="251651072" behindDoc="0" locked="0" layoutInCell="1" allowOverlap="1" wp14:anchorId="25F3709A" wp14:editId="1AAC6FD3">
                  <wp:simplePos x="0" y="0"/>
                  <wp:positionH relativeFrom="column">
                    <wp:posOffset>2401240</wp:posOffset>
                  </wp:positionH>
                  <wp:positionV relativeFrom="paragraph">
                    <wp:posOffset>66675</wp:posOffset>
                  </wp:positionV>
                  <wp:extent cx="228600" cy="10160"/>
                  <wp:effectExtent l="57150" t="76200" r="38100" b="123190"/>
                  <wp:wrapNone/>
                  <wp:docPr id="144" name="Straight Arrow Connector 144"/>
                  <wp:cNvGraphicFramePr/>
                  <a:graphic xmlns:a="http://schemas.openxmlformats.org/drawingml/2006/main">
                    <a:graphicData uri="http://schemas.microsoft.com/office/word/2010/wordprocessingShape">
                      <wps:wsp>
                        <wps:cNvCnPr/>
                        <wps:spPr>
                          <a:xfrm>
                            <a:off x="0" y="0"/>
                            <a:ext cx="228600" cy="1016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0A335A9B" id="_x0000_t32" coordsize="21600,21600" o:spt="32" o:oned="t" path="m,l21600,21600e" filled="f">
                  <v:path arrowok="t" fillok="f" o:connecttype="none"/>
                  <o:lock v:ext="edit" shapetype="t"/>
                </v:shapetype>
                <v:shape id="Straight Arrow Connector 144" o:spid="_x0000_s1026" type="#_x0000_t32" style="position:absolute;margin-left:189.05pt;margin-top:5.25pt;width:18pt;height:.8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" strokecolor="black [3200]" strokeweight="2pt">
                  <v:stroke startarrow="block" endarrow="block"/>
                  <v:shadow on="t" color="black" opacity="24903f" origin=",.5" offset="0,.55556mm"/>
                </v:shape>
              </w:pict>
            </mc:Fallback>
          </mc:AlternateContent>
        </w:r>
      </w:ins>
      <w:ins w:id="575" w:author="User" w:date="2020-04-09T11:40:00Z">
        <w:r w:rsidR="00E06B89">
          <w:t xml:space="preserve">  </w:t>
        </w:r>
      </w:ins>
      <w:ins w:id="576" w:author="User" w:date="2020-04-09T11:39:00Z">
        <w:r w:rsidR="00E06B89">
          <w:t xml:space="preserve">       </w:t>
        </w:r>
      </w:ins>
    </w:p>
    <w:p w14:paraId="45AF17A0" w14:textId="6B5ACE2E" w:rsidR="00E06B89" w:rsidRDefault="005F3B80" w:rsidP="00E06B89">
      <w:pPr>
        <w:rPr>
          <w:ins w:id="577" w:author="User" w:date="2020-04-09T11:39:00Z"/>
        </w:rPr>
      </w:pPr>
      <w:r>
        <w:rPr>
          <w:noProof/>
        </w:rPr>
        <mc:AlternateContent>
          <mc:Choice Requires="wpg">
            <w:drawing>
              <wp:anchor distT="0" distB="0" distL="114300" distR="114300" simplePos="0" relativeHeight="251665408" behindDoc="0" locked="0" layoutInCell="1" allowOverlap="1" wp14:anchorId="4C6332A5" wp14:editId="011CD34F">
                <wp:simplePos x="0" y="0"/>
                <wp:positionH relativeFrom="margin">
                  <wp:posOffset>-52193</wp:posOffset>
                </wp:positionH>
                <wp:positionV relativeFrom="paragraph">
                  <wp:posOffset>65073</wp:posOffset>
                </wp:positionV>
                <wp:extent cx="2271395" cy="844085"/>
                <wp:effectExtent l="0" t="0" r="33655" b="0"/>
                <wp:wrapNone/>
                <wp:docPr id="176" name="Group 176"/>
                <wp:cNvGraphicFramePr/>
                <a:graphic xmlns:a="http://schemas.openxmlformats.org/drawingml/2006/main">
                  <a:graphicData uri="http://schemas.microsoft.com/office/word/2010/wordprocessingGroup">
                    <wpg:wgp>
                      <wpg:cNvGrpSpPr/>
                      <wpg:grpSpPr>
                        <a:xfrm>
                          <a:off x="0" y="0"/>
                          <a:ext cx="2271395" cy="844085"/>
                          <a:chOff x="0" y="109268"/>
                          <a:chExt cx="2271793" cy="845033"/>
                        </a:xfrm>
                      </wpg:grpSpPr>
                      <wpg:grpSp>
                        <wpg:cNvPr id="173" name="Group 173"/>
                        <wpg:cNvGrpSpPr/>
                        <wpg:grpSpPr>
                          <a:xfrm>
                            <a:off x="1494430" y="156949"/>
                            <a:ext cx="756342" cy="548566"/>
                            <a:chOff x="0" y="0"/>
                            <a:chExt cx="756342" cy="548566"/>
                          </a:xfrm>
                        </wpg:grpSpPr>
                        <wps:wsp>
                          <wps:cNvPr id="133" name="Straight Arrow Connector 133"/>
                          <wps:cNvCnPr/>
                          <wps:spPr>
                            <a:xfrm>
                              <a:off x="0" y="286603"/>
                              <a:ext cx="2854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2" name="Straight Arrow Connector 132"/>
                          <wps:cNvCnPr/>
                          <wps:spPr>
                            <a:xfrm>
                              <a:off x="470847" y="300251"/>
                              <a:ext cx="2854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58" name="Rectangle 158"/>
                          <wps:cNvSpPr/>
                          <wps:spPr>
                            <a:xfrm>
                              <a:off x="259307" y="0"/>
                              <a:ext cx="231606" cy="54856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C8031D3" w14:textId="77777777" w:rsidR="00C71AFD" w:rsidRDefault="00C71AFD">
                                <w:pPr>
                                  <w:ind w:firstLine="0"/>
                                  <w:jc w:val="center"/>
                                  <w:pPrChange w:id="578" w:author="User" w:date="2020-04-09T11:56:00Z">
                                    <w:pPr/>
                                  </w:pPrChange>
                                </w:pPr>
                                <w:ins w:id="579" w:author="User" w:date="2020-04-09T11:56:00Z">
                                  <w:r>
                                    <w:rPr>
                                      <w:noProof/>
                                    </w:rPr>
                                    <w:drawing>
                                      <wp:inline distT="0" distB="0" distL="0" distR="0" wp14:anchorId="6C65B0D8" wp14:editId="443239B4">
                                        <wp:extent cx="91440" cy="457200"/>
                                        <wp:effectExtent l="0" t="0" r="3810" b="0"/>
                                        <wp:docPr id="159" name="Picture 159"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5807F7" wp14:editId="3C3668CB">
                                        <wp:extent cx="0" cy="0"/>
                                        <wp:effectExtent l="0" t="0" r="0" b="0"/>
                                        <wp:docPr id="160" name="Picture 160"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1" name="Text Box 171"/>
                        <wps:cNvSpPr txBox="1"/>
                        <wps:spPr>
                          <a:xfrm>
                            <a:off x="498143" y="109268"/>
                            <a:ext cx="675005" cy="196850"/>
                          </a:xfrm>
                          <a:prstGeom prst="rect">
                            <a:avLst/>
                          </a:prstGeom>
                          <a:noFill/>
                          <a:ln w="6350">
                            <a:noFill/>
                          </a:ln>
                        </wps:spPr>
                        <wps:txbx>
                          <w:txbxContent>
                            <w:p w14:paraId="1CFAC899" w14:textId="5A2EF09E" w:rsidR="00B043B4" w:rsidRPr="00B043B4" w:rsidRDefault="00B043B4" w:rsidP="00B043B4">
                              <w:pPr>
                                <w:rPr>
                                  <w:sz w:val="12"/>
                                  <w:rPrChange w:id="580" w:author="User" w:date="2020-04-09T12:25:00Z">
                                    <w:rPr/>
                                  </w:rPrChange>
                                </w:rPr>
                              </w:pPr>
                              <w:ins w:id="581" w:author="User" w:date="2020-04-09T12:25:00Z">
                                <w:r w:rsidRPr="00C92143">
                                  <w:rPr>
                                    <w:sz w:val="12"/>
                                  </w:rPr>
                                  <w:t>Neuron</w:t>
                                </w:r>
                                <w:r w:rsidRPr="00B043B4">
                                  <w:rPr>
                                    <w:sz w:val="12"/>
                                    <w:rPrChange w:id="582" w:author="User" w:date="2020-04-09T12:25:00Z">
                                      <w:rPr/>
                                    </w:rPrChange>
                                  </w:rPr>
                                  <w:t xml:space="preserve"> </w:t>
                                </w:r>
                              </w:ins>
                              <w:ins w:id="583" w:author="User" w:date="2020-04-09T12:29:00Z">
                                <w:r w:rsidR="005F3B80">
                                  <w:rPr>
                                    <w:sz w:val="12"/>
                                  </w:rPr>
                                  <w:t>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0" y="627797"/>
                            <a:ext cx="1508077" cy="204717"/>
                          </a:xfrm>
                          <a:prstGeom prst="rect">
                            <a:avLst/>
                          </a:prstGeom>
                          <a:noFill/>
                          <a:ln w="6350">
                            <a:noFill/>
                          </a:ln>
                        </wps:spPr>
                        <wps:txbx>
                          <w:txbxContent>
                            <w:p w14:paraId="2556707A" w14:textId="77777777" w:rsidR="00B043B4" w:rsidRPr="00E95940" w:rsidRDefault="00B043B4">
                              <w:pPr>
                                <w:jc w:val="center"/>
                                <w:rPr>
                                  <w:sz w:val="16"/>
                                  <w:rPrChange w:id="584" w:author="User" w:date="2020-04-09T11:51:00Z">
                                    <w:rPr/>
                                  </w:rPrChange>
                                </w:rPr>
                                <w:pPrChange w:id="585" w:author="User" w:date="2020-04-09T11:51:00Z">
                                  <w:pPr/>
                                </w:pPrChange>
                              </w:pPr>
                              <w:ins w:id="586" w:author="User" w:date="2020-04-09T11:51:00Z">
                                <w:r w:rsidRPr="00E95940">
                                  <w:rPr>
                                    <w:sz w:val="16"/>
                                    <w:rPrChange w:id="587" w:author="User" w:date="2020-04-09T11:51:00Z">
                                      <w:rPr/>
                                    </w:rPrChange>
                                  </w:rPr>
                                  <w:t>Convolution across signal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1508077" y="757451"/>
                            <a:ext cx="763716" cy="196850"/>
                          </a:xfrm>
                          <a:prstGeom prst="rect">
                            <a:avLst/>
                          </a:prstGeom>
                          <a:noFill/>
                          <a:ln w="6350">
                            <a:noFill/>
                          </a:ln>
                        </wps:spPr>
                        <wps:txbx>
                          <w:txbxContent>
                            <w:p w14:paraId="1C1DD89A" w14:textId="77777777" w:rsidR="00B043B4" w:rsidRPr="00B043B4" w:rsidRDefault="00B043B4" w:rsidP="00B043B4">
                              <w:pPr>
                                <w:rPr>
                                  <w:sz w:val="12"/>
                                  <w:rPrChange w:id="588" w:author="User" w:date="2020-04-09T12:25:00Z">
                                    <w:rPr/>
                                  </w:rPrChange>
                                </w:rPr>
                              </w:pPr>
                              <w:ins w:id="589" w:author="User" w:date="2020-04-09T12:26:00Z">
                                <w:r>
                                  <w:rPr>
                                    <w:sz w:val="12"/>
                                  </w:rPr>
                                  <w:t>Feature map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C6332A5" id="Group 176" o:spid="_x0000_s1032" style="position:absolute;left:0;text-align:left;margin-left:-4.1pt;margin-top:5.1pt;width:178.85pt;height:66.45pt;z-index:251696128;mso-position-horizontal-relative:margin;mso-height-relative:margin" coordorigin=",1092" coordsize="22717,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">
                <v:group id="Group 173" o:spid="_x0000_s1033" style="position:absolute;left:14944;top:1569;width:7563;height:5486" coordsize="7563,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Straight Arrow Connector 133" o:spid="_x0000_s1034" type="#_x0000_t32" style="position:absolute;top:2866;width:28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" strokecolor="#4f81bd [3204]" strokeweight="2pt">
                    <v:stroke endarrow="block"/>
                    <v:shadow on="t" color="black" opacity="24903f" origin=",.5" offset="0,.55556mm"/>
                  </v:shape>
                  <v:shape id="Straight Arrow Connector 132" o:spid="_x0000_s1035" type="#_x0000_t32" style="position:absolute;left:4708;top:3002;width:28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" strokecolor="#4f81bd [3204]" strokeweight="2pt">
                    <v:stroke endarrow="block"/>
                    <v:shadow on="t" color="black" opacity="24903f" origin=",.5" offset="0,.55556mm"/>
                  </v:shape>
                  <v:rect id="Rectangle 158" o:spid="_x0000_s1036" style="position:absolute;left:2593;width:2316;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" fillcolor="#4f81bd [3204]" strokecolor="#4579b8 [3044]">
                    <v:fill color2="#a7bfde [1620]" rotate="t" angle="180" focus="100%" type="gradient">
                      <o:fill v:ext="view" type="gradientUnscaled"/>
                    </v:fill>
                    <v:shadow on="t" color="black" opacity="22937f" origin=",.5" offset="0,.63889mm"/>
                    <v:textbox>
                      <w:txbxContent>
                        <w:p w14:paraId="5C8031D3" w14:textId="77777777" w:rsidR="00C71AFD" w:rsidRDefault="00C71AFD" w:rsidP="00C71AFD">
                          <w:pPr>
                            <w:ind w:firstLine="0"/>
                            <w:jc w:val="center"/>
                            <w:pPrChange w:id="620" w:author="User" w:date="2020-04-09T11:56:00Z">
                              <w:pPr/>
                            </w:pPrChange>
                          </w:pPr>
                          <w:ins w:id="621" w:author="User" w:date="2020-04-09T11:56:00Z">
                            <w:r>
                              <w:rPr>
                                <w:noProof/>
                              </w:rPr>
                              <w:drawing>
                                <wp:inline distT="0" distB="0" distL="0" distR="0" wp14:anchorId="6C65B0D8" wp14:editId="443239B4">
                                  <wp:extent cx="91440" cy="457200"/>
                                  <wp:effectExtent l="0" t="0" r="3810" b="0"/>
                                  <wp:docPr id="159" name="Picture 159"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5807F7" wp14:editId="3C3668CB">
                                  <wp:extent cx="0" cy="0"/>
                                  <wp:effectExtent l="0" t="0" r="0" b="0"/>
                                  <wp:docPr id="160" name="Picture 160"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v:textbox>
                  </v:rect>
                </v:group>
                <v:shape id="Text Box 171" o:spid="_x0000_s1037" type="#_x0000_t202" style="position:absolute;left:4981;top:1092;width:6750;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1CFAC899" w14:textId="5A2EF09E" w:rsidR="00B043B4" w:rsidRPr="00B043B4" w:rsidRDefault="00B043B4" w:rsidP="00B043B4">
                        <w:pPr>
                          <w:rPr>
                            <w:sz w:val="12"/>
                            <w:rPrChange w:id="622" w:author="User" w:date="2020-04-09T12:25:00Z">
                              <w:rPr/>
                            </w:rPrChange>
                          </w:rPr>
                        </w:pPr>
                        <w:ins w:id="623" w:author="User" w:date="2020-04-09T12:25:00Z">
                          <w:r w:rsidRPr="00C92143">
                            <w:rPr>
                              <w:sz w:val="12"/>
                            </w:rPr>
                            <w:t>Neuron</w:t>
                          </w:r>
                          <w:r w:rsidRPr="00B043B4">
                            <w:rPr>
                              <w:sz w:val="12"/>
                              <w:rPrChange w:id="624" w:author="User" w:date="2020-04-09T12:25:00Z">
                                <w:rPr/>
                              </w:rPrChange>
                            </w:rPr>
                            <w:t xml:space="preserve"> </w:t>
                          </w:r>
                        </w:ins>
                        <w:ins w:id="625" w:author="User" w:date="2020-04-09T12:29:00Z">
                          <w:r w:rsidR="005F3B80">
                            <w:rPr>
                              <w:sz w:val="12"/>
                            </w:rPr>
                            <w:t>N</w:t>
                          </w:r>
                        </w:ins>
                      </w:p>
                    </w:txbxContent>
                  </v:textbox>
                </v:shape>
                <v:shape id="Text Box 172" o:spid="_x0000_s1038" type="#_x0000_t202" style="position:absolute;top:6277;width:15080;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2556707A" w14:textId="77777777" w:rsidR="00B043B4" w:rsidRPr="00E95940" w:rsidRDefault="00B043B4" w:rsidP="00B043B4">
                        <w:pPr>
                          <w:jc w:val="center"/>
                          <w:rPr>
                            <w:sz w:val="16"/>
                            <w:rPrChange w:id="626" w:author="User" w:date="2020-04-09T11:51:00Z">
                              <w:rPr/>
                            </w:rPrChange>
                          </w:rPr>
                          <w:pPrChange w:id="627" w:author="User" w:date="2020-04-09T11:51:00Z">
                            <w:pPr/>
                          </w:pPrChange>
                        </w:pPr>
                        <w:ins w:id="628" w:author="User" w:date="2020-04-09T11:51:00Z">
                          <w:r w:rsidRPr="00E95940">
                            <w:rPr>
                              <w:sz w:val="16"/>
                              <w:rPrChange w:id="629" w:author="User" w:date="2020-04-09T11:51:00Z">
                                <w:rPr/>
                              </w:rPrChange>
                            </w:rPr>
                            <w:t>Convolution across signal</w:t>
                          </w:r>
                        </w:ins>
                      </w:p>
                    </w:txbxContent>
                  </v:textbox>
                </v:shape>
                <v:shape id="Text Box 174" o:spid="_x0000_s1039" type="#_x0000_t202" style="position:absolute;left:15080;top:7574;width:7637;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1C1DD89A" w14:textId="77777777" w:rsidR="00B043B4" w:rsidRPr="00B043B4" w:rsidRDefault="00B043B4" w:rsidP="00B043B4">
                        <w:pPr>
                          <w:rPr>
                            <w:sz w:val="12"/>
                            <w:rPrChange w:id="630" w:author="User" w:date="2020-04-09T12:25:00Z">
                              <w:rPr/>
                            </w:rPrChange>
                          </w:rPr>
                        </w:pPr>
                        <w:ins w:id="631" w:author="User" w:date="2020-04-09T12:26:00Z">
                          <w:r>
                            <w:rPr>
                              <w:sz w:val="12"/>
                            </w:rPr>
                            <w:t>Feature map</w:t>
                          </w:r>
                        </w:ins>
                      </w:p>
                    </w:txbxContent>
                  </v:textbox>
                </v:shape>
                <w10:wrap anchorx="margin"/>
              </v:group>
            </w:pict>
          </mc:Fallback>
        </mc:AlternateContent>
      </w:r>
      <w:ins w:id="590" w:author="User" w:date="2020-04-09T11:50:00Z">
        <w:r w:rsidR="00E95940">
          <w:t xml:space="preserve">                            </w:t>
        </w:r>
      </w:ins>
      <w:ins w:id="591" w:author="User" w:date="2020-04-09T11:39:00Z">
        <w:r w:rsidR="00E06B89">
          <w:t xml:space="preserve"> </w:t>
        </w:r>
      </w:ins>
    </w:p>
    <w:p w14:paraId="4C05B656" w14:textId="5BDB18EB" w:rsidR="00E06B89" w:rsidRDefault="005F3B80">
      <w:pPr>
        <w:rPr>
          <w:ins w:id="592" w:author="User" w:date="2020-04-09T11:40:00Z"/>
        </w:rPr>
      </w:pPr>
      <w:ins w:id="593" w:author="User" w:date="2020-04-09T12:03:00Z">
        <w:r>
          <w:rPr>
            <w:noProof/>
          </w:rPr>
          <mc:AlternateContent>
            <mc:Choice Requires="wps">
              <w:drawing>
                <wp:anchor distT="0" distB="0" distL="114300" distR="114300" simplePos="0" relativeHeight="251662336" behindDoc="0" locked="0" layoutInCell="1" allowOverlap="1" wp14:anchorId="132F00DC" wp14:editId="7575921D">
                  <wp:simplePos x="0" y="0"/>
                  <wp:positionH relativeFrom="column">
                    <wp:posOffset>307975</wp:posOffset>
                  </wp:positionH>
                  <wp:positionV relativeFrom="paragraph">
                    <wp:posOffset>440529</wp:posOffset>
                  </wp:positionV>
                  <wp:extent cx="811530" cy="0"/>
                  <wp:effectExtent l="38100" t="76200" r="26670" b="133350"/>
                  <wp:wrapNone/>
                  <wp:docPr id="165" name="Straight Arrow Connector 165"/>
                  <wp:cNvGraphicFramePr/>
                  <a:graphic xmlns:a="http://schemas.openxmlformats.org/drawingml/2006/main">
                    <a:graphicData uri="http://schemas.microsoft.com/office/word/2010/wordprocessingShape">
                      <wps:wsp>
                        <wps:cNvCnPr/>
                        <wps:spPr>
                          <a:xfrm>
                            <a:off x="0" y="0"/>
                            <a:ext cx="81153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CCB347" id="Straight Arrow Connector 165" o:spid="_x0000_s1026" type="#_x0000_t32" style="position:absolute;margin-left:24.25pt;margin-top:34.7pt;width:63.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" strokecolor="black [3200]" strokeweight="2pt">
                  <v:stroke endarrow="block"/>
                  <v:shadow on="t" color="black" opacity="24903f" origin=",.5" offset="0,.55556mm"/>
                </v:shape>
              </w:pict>
            </mc:Fallback>
          </mc:AlternateContent>
        </w:r>
      </w:ins>
      <w:ins w:id="594" w:author="User" w:date="2020-04-09T12:30:00Z">
        <w:r>
          <w:rPr>
            <w:noProof/>
          </w:rPr>
          <w:drawing>
            <wp:inline distT="0" distB="0" distL="0" distR="0" wp14:anchorId="3103B709" wp14:editId="7691B41A">
              <wp:extent cx="1125640" cy="329609"/>
              <wp:effectExtent l="133350" t="114300" r="132080" b="1657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528A5FC.tmp"/>
                      <pic:cNvPicPr/>
                    </pic:nvPicPr>
                    <pic:blipFill rotWithShape="1">
                      <a:blip r:embed="rId13" cstate="print">
                        <a:extLst>
                          <a:ext uri="{28A0092B-C50C-407E-A947-70E740481C1C}">
                            <a14:useLocalDpi xmlns:a14="http://schemas.microsoft.com/office/drawing/2010/main" val="0"/>
                          </a:ext>
                        </a:extLst>
                      </a:blip>
                      <a:srcRect t="57419"/>
                      <a:stretch/>
                    </pic:blipFill>
                    <pic:spPr bwMode="auto">
                      <a:xfrm rot="10800000" flipH="1">
                        <a:off x="0" y="0"/>
                        <a:ext cx="1206778" cy="35336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ins>
    </w:p>
    <w:p w14:paraId="07FDA83A" w14:textId="1A6A3A22" w:rsidR="00E06B89" w:rsidRDefault="00B043B4">
      <w:pPr>
        <w:ind w:firstLine="0"/>
        <w:rPr>
          <w:ins w:id="595" w:author="User" w:date="2020-04-09T11:39:00Z"/>
        </w:rPr>
        <w:pPrChange w:id="596" w:author="User" w:date="2020-04-09T12:28:00Z">
          <w:pPr/>
        </w:pPrChange>
      </w:pPr>
      <w:del w:id="597" w:author="User" w:date="2020-04-09T12:28:00Z">
        <w:r w:rsidDel="00B043B4">
          <w:rPr>
            <w:noProof/>
          </w:rPr>
          <mc:AlternateContent>
            <mc:Choice Requires="wps">
              <w:drawing>
                <wp:anchor distT="0" distB="0" distL="114300" distR="114300" simplePos="0" relativeHeight="251658240" behindDoc="0" locked="0" layoutInCell="1" allowOverlap="1" wp14:anchorId="6435EDDD" wp14:editId="71DD1331">
                  <wp:simplePos x="0" y="0"/>
                  <wp:positionH relativeFrom="column">
                    <wp:posOffset>1442237</wp:posOffset>
                  </wp:positionH>
                  <wp:positionV relativeFrom="paragraph">
                    <wp:posOffset>406611</wp:posOffset>
                  </wp:positionV>
                  <wp:extent cx="285495" cy="0"/>
                  <wp:effectExtent l="38100" t="76200" r="38735" b="133350"/>
                  <wp:wrapNone/>
                  <wp:docPr id="137" name="Straight Arrow Connector 137"/>
                  <wp:cNvGraphicFramePr/>
                  <a:graphic xmlns:a="http://schemas.openxmlformats.org/drawingml/2006/main">
                    <a:graphicData uri="http://schemas.microsoft.com/office/word/2010/wordprocessingShape">
                      <wps:wsp>
                        <wps:cNvCnPr/>
                        <wps:spPr>
                          <a:xfrm>
                            <a:off x="0" y="0"/>
                            <a:ext cx="2854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6A5ED8" id="Straight Arrow Connector 137" o:spid="_x0000_s1026" type="#_x0000_t32" style="position:absolute;margin-left:113.55pt;margin-top:32pt;width:22.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" strokecolor="#4f81bd [3204]" strokeweight="2pt">
                  <v:stroke endarrow="block"/>
                  <v:shadow on="t" color="black" opacity="24903f" origin=",.5" offset="0,.55556mm"/>
                </v:shape>
              </w:pict>
            </mc:Fallback>
          </mc:AlternateContent>
        </w:r>
        <w:r w:rsidDel="00B043B4">
          <w:rPr>
            <w:noProof/>
          </w:rPr>
          <mc:AlternateContent>
            <mc:Choice Requires="wps">
              <w:drawing>
                <wp:anchor distT="0" distB="0" distL="114300" distR="114300" simplePos="0" relativeHeight="251660288" behindDoc="0" locked="0" layoutInCell="1" allowOverlap="1" wp14:anchorId="261CFB76" wp14:editId="49363557">
                  <wp:simplePos x="0" y="0"/>
                  <wp:positionH relativeFrom="column">
                    <wp:posOffset>1911122</wp:posOffset>
                  </wp:positionH>
                  <wp:positionV relativeFrom="paragraph">
                    <wp:posOffset>417242</wp:posOffset>
                  </wp:positionV>
                  <wp:extent cx="285495" cy="0"/>
                  <wp:effectExtent l="38100" t="76200" r="38735" b="133350"/>
                  <wp:wrapNone/>
                  <wp:docPr id="136" name="Straight Arrow Connector 136"/>
                  <wp:cNvGraphicFramePr/>
                  <a:graphic xmlns:a="http://schemas.openxmlformats.org/drawingml/2006/main">
                    <a:graphicData uri="http://schemas.microsoft.com/office/word/2010/wordprocessingShape">
                      <wps:wsp>
                        <wps:cNvCnPr/>
                        <wps:spPr>
                          <a:xfrm>
                            <a:off x="0" y="0"/>
                            <a:ext cx="2854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66B657" id="Straight Arrow Connector 136" o:spid="_x0000_s1026" type="#_x0000_t32" style="position:absolute;margin-left:150.5pt;margin-top:32.85pt;width:2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" strokecolor="#4f81bd [3204]" strokeweight="2pt">
                  <v:stroke endarrow="block"/>
                  <v:shadow on="t" color="black" opacity="24903f" origin=",.5" offset="0,.55556mm"/>
                </v:shape>
              </w:pict>
            </mc:Fallback>
          </mc:AlternateContent>
        </w:r>
        <w:r w:rsidDel="00B043B4">
          <w:rPr>
            <w:noProof/>
          </w:rPr>
          <mc:AlternateContent>
            <mc:Choice Requires="wps">
              <w:drawing>
                <wp:anchor distT="0" distB="0" distL="114300" distR="114300" simplePos="0" relativeHeight="251661312" behindDoc="0" locked="0" layoutInCell="1" allowOverlap="1" wp14:anchorId="7AB73ACD" wp14:editId="3FA91742">
                  <wp:simplePos x="0" y="0"/>
                  <wp:positionH relativeFrom="column">
                    <wp:posOffset>1682512</wp:posOffset>
                  </wp:positionH>
                  <wp:positionV relativeFrom="paragraph">
                    <wp:posOffset>56074</wp:posOffset>
                  </wp:positionV>
                  <wp:extent cx="228278" cy="548626"/>
                  <wp:effectExtent l="57150" t="19050" r="76835" b="99695"/>
                  <wp:wrapNone/>
                  <wp:docPr id="161" name="Rectangle 161"/>
                  <wp:cNvGraphicFramePr/>
                  <a:graphic xmlns:a="http://schemas.openxmlformats.org/drawingml/2006/main">
                    <a:graphicData uri="http://schemas.microsoft.com/office/word/2010/wordprocessingShape">
                      <wps:wsp>
                        <wps:cNvSpPr/>
                        <wps:spPr>
                          <a:xfrm>
                            <a:off x="0" y="0"/>
                            <a:ext cx="228278" cy="54862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568C0AB" w14:textId="77777777" w:rsidR="00C71AFD" w:rsidRDefault="00C71AFD">
                              <w:pPr>
                                <w:ind w:firstLine="0"/>
                                <w:jc w:val="center"/>
                                <w:pPrChange w:id="598" w:author="User" w:date="2020-04-09T11:56:00Z">
                                  <w:pPr/>
                                </w:pPrChange>
                              </w:pPr>
                              <w:ins w:id="599" w:author="User" w:date="2020-04-09T11:56:00Z">
                                <w:r>
                                  <w:rPr>
                                    <w:noProof/>
                                  </w:rPr>
                                  <w:drawing>
                                    <wp:inline distT="0" distB="0" distL="0" distR="0" wp14:anchorId="32D88746" wp14:editId="39E5968D">
                                      <wp:extent cx="91440" cy="457200"/>
                                      <wp:effectExtent l="0" t="0" r="3810" b="0"/>
                                      <wp:docPr id="162" name="Picture 162"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8B855" wp14:editId="48D4924F">
                                      <wp:extent cx="0" cy="0"/>
                                      <wp:effectExtent l="0" t="0" r="0" b="0"/>
                                      <wp:docPr id="163" name="Picture 163"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73ACD" id="Rectangle 161" o:spid="_x0000_s1040" style="position:absolute;left:0;text-align:left;margin-left:132.5pt;margin-top:4.4pt;width:17.95pt;height:4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" fillcolor="#4f81bd [3204]" strokecolor="#4579b8 [3044]">
                  <v:fill color2="#a7bfde [1620]" rotate="t" angle="180" focus="100%" type="gradient">
                    <o:fill v:ext="view" type="gradientUnscaled"/>
                  </v:fill>
                  <v:shadow on="t" color="black" opacity="22937f" origin=",.5" offset="0,.63889mm"/>
                  <v:textbox>
                    <w:txbxContent>
                      <w:p w14:paraId="3568C0AB" w14:textId="77777777" w:rsidR="00C71AFD" w:rsidRDefault="00C71AFD" w:rsidP="00C71AFD">
                        <w:pPr>
                          <w:ind w:firstLine="0"/>
                          <w:jc w:val="center"/>
                          <w:pPrChange w:id="643" w:author="User" w:date="2020-04-09T11:56:00Z">
                            <w:pPr/>
                          </w:pPrChange>
                        </w:pPr>
                        <w:ins w:id="644" w:author="User" w:date="2020-04-09T11:56:00Z">
                          <w:r>
                            <w:rPr>
                              <w:noProof/>
                            </w:rPr>
                            <w:drawing>
                              <wp:inline distT="0" distB="0" distL="0" distR="0" wp14:anchorId="32D88746" wp14:editId="39E5968D">
                                <wp:extent cx="91440" cy="457200"/>
                                <wp:effectExtent l="0" t="0" r="3810" b="0"/>
                                <wp:docPr id="162" name="Picture 162"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8B855" wp14:editId="48D4924F">
                                <wp:extent cx="0" cy="0"/>
                                <wp:effectExtent l="0" t="0" r="0" b="0"/>
                                <wp:docPr id="163" name="Picture 163"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v:textbox>
                </v:rect>
              </w:pict>
            </mc:Fallback>
          </mc:AlternateContent>
        </w:r>
      </w:del>
      <w:ins w:id="600" w:author="User" w:date="2020-04-09T11:51:00Z">
        <w:r w:rsidR="00C75F4C">
          <w:rPr>
            <w:noProof/>
          </w:rPr>
          <mc:AlternateContent>
            <mc:Choice Requires="wps">
              <w:drawing>
                <wp:anchor distT="0" distB="0" distL="114300" distR="114300" simplePos="0" relativeHeight="251654144" behindDoc="0" locked="0" layoutInCell="1" allowOverlap="1" wp14:anchorId="5AFD018A" wp14:editId="54EE11D9">
                  <wp:simplePos x="0" y="0"/>
                  <wp:positionH relativeFrom="column">
                    <wp:posOffset>161940</wp:posOffset>
                  </wp:positionH>
                  <wp:positionV relativeFrom="paragraph">
                    <wp:posOffset>510836</wp:posOffset>
                  </wp:positionV>
                  <wp:extent cx="1170432" cy="358445"/>
                  <wp:effectExtent l="0" t="0" r="0" b="3810"/>
                  <wp:wrapNone/>
                  <wp:docPr id="151" name="Text Box 151"/>
                  <wp:cNvGraphicFramePr/>
                  <a:graphic xmlns:a="http://schemas.openxmlformats.org/drawingml/2006/main">
                    <a:graphicData uri="http://schemas.microsoft.com/office/word/2010/wordprocessingShape">
                      <wps:wsp>
                        <wps:cNvSpPr txBox="1"/>
                        <wps:spPr>
                          <a:xfrm>
                            <a:off x="0" y="0"/>
                            <a:ext cx="1170432" cy="358445"/>
                          </a:xfrm>
                          <a:prstGeom prst="rect">
                            <a:avLst/>
                          </a:prstGeom>
                          <a:noFill/>
                          <a:ln w="6350">
                            <a:noFill/>
                          </a:ln>
                        </wps:spPr>
                        <wps:txbx>
                          <w:txbxContent>
                            <w:p w14:paraId="7BD47211" w14:textId="38A7DA30" w:rsidR="00E95940" w:rsidRPr="00E95940" w:rsidRDefault="00E95940">
                              <w:pPr>
                                <w:jc w:val="center"/>
                                <w:rPr>
                                  <w:sz w:val="16"/>
                                  <w:rPrChange w:id="601" w:author="User" w:date="2020-04-09T11:51:00Z">
                                    <w:rPr/>
                                  </w:rPrChange>
                                </w:rPr>
                                <w:pPrChange w:id="602" w:author="User" w:date="2020-04-09T11:51: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D018A" id="Text Box 151" o:spid="_x0000_s1041" type="#_x0000_t202" style="position:absolute;left:0;text-align:left;margin-left:12.75pt;margin-top:40.2pt;width:92.15pt;height:28.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" filled="f" stroked="f" strokeweight=".5pt">
                  <v:textbox>
                    <w:txbxContent>
                      <w:p w14:paraId="7BD47211" w14:textId="38A7DA30" w:rsidR="00E95940" w:rsidRPr="00E95940" w:rsidRDefault="00E95940" w:rsidP="00E95940">
                        <w:pPr>
                          <w:jc w:val="center"/>
                          <w:rPr>
                            <w:sz w:val="16"/>
                            <w:rPrChange w:id="648" w:author="User" w:date="2020-04-09T11:51:00Z">
                              <w:rPr/>
                            </w:rPrChange>
                          </w:rPr>
                          <w:pPrChange w:id="649" w:author="User" w:date="2020-04-09T11:51:00Z">
                            <w:pPr/>
                          </w:pPrChange>
                        </w:pPr>
                      </w:p>
                    </w:txbxContent>
                  </v:textbox>
                </v:shape>
              </w:pict>
            </mc:Fallback>
          </mc:AlternateContent>
        </w:r>
      </w:ins>
      <w:ins w:id="603" w:author="User" w:date="2020-04-09T11:39:00Z">
        <w:r w:rsidR="00E06B89">
          <w:t xml:space="preserve">   </w:t>
        </w:r>
      </w:ins>
    </w:p>
    <w:p w14:paraId="4F731D74" w14:textId="53589310" w:rsidR="00E06B89" w:rsidRDefault="00E06B89">
      <w:pPr>
        <w:rPr>
          <w:ins w:id="604" w:author="User" w:date="2020-04-09T11:29:00Z"/>
        </w:rPr>
      </w:pPr>
    </w:p>
    <w:p w14:paraId="6BAD3765" w14:textId="60AA308E" w:rsidR="006D344D" w:rsidRDefault="006D344D">
      <w:pPr>
        <w:rPr>
          <w:ins w:id="605" w:author="User" w:date="2020-04-09T11:29:00Z"/>
        </w:rPr>
      </w:pPr>
    </w:p>
    <w:p w14:paraId="0C1ADD5B" w14:textId="3B7FF775" w:rsidR="006D344D" w:rsidRDefault="005F3B80">
      <w:pPr>
        <w:rPr>
          <w:ins w:id="606" w:author="User" w:date="2020-04-09T11:29:00Z"/>
        </w:rPr>
      </w:pPr>
      <w:ins w:id="607" w:author="User" w:date="2020-04-09T12:32:00Z">
        <w:r>
          <w:t>Fig. 3. XXXX</w:t>
        </w:r>
      </w:ins>
    </w:p>
    <w:p w14:paraId="422A7383" w14:textId="0F8D40E4" w:rsidR="006D344D" w:rsidRDefault="006D344D">
      <w:pPr>
        <w:rPr>
          <w:ins w:id="608" w:author="User" w:date="2020-04-09T11:28:00Z"/>
        </w:rPr>
      </w:pPr>
    </w:p>
    <w:p w14:paraId="3FC0BB90" w14:textId="2D908AD3" w:rsidR="0036602E" w:rsidRDefault="0036602E">
      <w:pPr>
        <w:rPr>
          <w:ins w:id="609" w:author="User" w:date="2020-04-09T12:23:00Z"/>
        </w:rPr>
      </w:pPr>
    </w:p>
    <w:p w14:paraId="1D146A58" w14:textId="77777777" w:rsidR="003B1AB5" w:rsidRDefault="00210F21">
      <w:pPr>
        <w:rPr>
          <w:ins w:id="610" w:author="User" w:date="2020-04-10T06:15:00Z"/>
        </w:rPr>
      </w:pPr>
      <w:ins w:id="611" w:author="User" w:date="2020-04-10T06:01:00Z">
        <w:r>
          <w:t>Through the</w:t>
        </w:r>
      </w:ins>
      <w:ins w:id="612" w:author="User" w:date="2020-04-09T12:35:00Z">
        <w:r w:rsidR="00EE4F8A">
          <w:t xml:space="preserve"> convolution operation</w:t>
        </w:r>
      </w:ins>
      <w:ins w:id="613" w:author="User" w:date="2020-04-10T06:01:00Z">
        <w:r>
          <w:t>,</w:t>
        </w:r>
      </w:ins>
      <w:ins w:id="614" w:author="User" w:date="2020-04-09T12:36:00Z">
        <w:r w:rsidR="00EE4F8A">
          <w:t xml:space="preserve"> those local dependencies in the inertial data</w:t>
        </w:r>
      </w:ins>
      <w:ins w:id="615" w:author="User" w:date="2020-04-10T06:01:00Z">
        <w:r>
          <w:t xml:space="preserve"> could be </w:t>
        </w:r>
        <w:r>
          <w:t>apprehend</w:t>
        </w:r>
        <w:r>
          <w:t>ed</w:t>
        </w:r>
      </w:ins>
      <w:ins w:id="616" w:author="User" w:date="2020-04-09T12:38:00Z">
        <w:r w:rsidR="00EE4F8A">
          <w:t>.</w:t>
        </w:r>
      </w:ins>
      <w:ins w:id="617" w:author="User" w:date="2020-04-10T06:05:00Z">
        <w:r w:rsidR="004C7163">
          <w:t xml:space="preserve"> Hence, the correlation between nearby </w:t>
        </w:r>
        <w:r w:rsidR="006E0212">
          <w:t xml:space="preserve">signal </w:t>
        </w:r>
      </w:ins>
      <w:ins w:id="618" w:author="User" w:date="2020-04-10T06:11:00Z">
        <w:r w:rsidR="006E0212">
          <w:t xml:space="preserve">points </w:t>
        </w:r>
      </w:ins>
      <w:ins w:id="619" w:author="User" w:date="2020-04-10T06:05:00Z">
        <w:r w:rsidR="004C7163">
          <w:t>could be</w:t>
        </w:r>
      </w:ins>
      <w:ins w:id="620" w:author="User" w:date="2020-04-10T06:09:00Z">
        <w:r w:rsidR="006E0212">
          <w:t xml:space="preserve"> pictured</w:t>
        </w:r>
      </w:ins>
      <w:ins w:id="621" w:author="User" w:date="2020-04-10T06:12:00Z">
        <w:r w:rsidR="00535720">
          <w:t>, revealing the structure of the signal pattern</w:t>
        </w:r>
      </w:ins>
      <w:ins w:id="622" w:author="User" w:date="2020-04-10T06:09:00Z">
        <w:r w:rsidR="006E0212">
          <w:t>.</w:t>
        </w:r>
      </w:ins>
      <w:ins w:id="623" w:author="User" w:date="2020-04-09T12:38:00Z">
        <w:r w:rsidR="00EE4F8A">
          <w:t xml:space="preserve"> Next, max-pooling layer is implemented to </w:t>
        </w:r>
      </w:ins>
      <w:ins w:id="624" w:author="User" w:date="2020-04-09T12:48:00Z">
        <w:r w:rsidR="008748E6">
          <w:t xml:space="preserve">down sample </w:t>
        </w:r>
      </w:ins>
      <w:ins w:id="625" w:author="User" w:date="2020-04-09T12:57:00Z">
        <w:r w:rsidR="00A25E24">
          <w:t>each</w:t>
        </w:r>
      </w:ins>
      <w:ins w:id="626" w:author="User" w:date="2020-04-09T12:48:00Z">
        <w:r w:rsidR="00A25E24">
          <w:t xml:space="preserve"> </w:t>
        </w:r>
      </w:ins>
      <w:ins w:id="627" w:author="User" w:date="2020-04-09T12:56:00Z">
        <w:r w:rsidR="00A25E24">
          <w:t xml:space="preserve">feature map independently </w:t>
        </w:r>
      </w:ins>
      <w:ins w:id="628" w:author="User" w:date="2020-04-09T12:57:00Z">
        <w:r w:rsidR="00A25E24">
          <w:t>for a summarized version of the captured features. In addition, pooling helps for model</w:t>
        </w:r>
      </w:ins>
      <w:ins w:id="629" w:author="User" w:date="2020-04-09T12:59:00Z">
        <w:r w:rsidR="00A25E24">
          <w:t>’s invariance to local translations of the input.</w:t>
        </w:r>
      </w:ins>
      <w:ins w:id="630" w:author="User" w:date="2020-04-10T06:13:00Z">
        <w:r w:rsidR="003B3103">
          <w:t xml:space="preserve"> </w:t>
        </w:r>
      </w:ins>
      <w:ins w:id="631" w:author="User" w:date="2020-04-10T06:14:00Z">
        <w:r w:rsidR="003B3103">
          <w:t>With this property, a</w:t>
        </w:r>
      </w:ins>
      <w:ins w:id="632" w:author="User" w:date="2020-04-10T06:13:00Z">
        <w:r w:rsidR="003B3103">
          <w:t xml:space="preserve"> slight translational variance of the input </w:t>
        </w:r>
      </w:ins>
      <w:ins w:id="633" w:author="User" w:date="2020-04-10T06:15:00Z">
        <w:r w:rsidR="00F53EAA">
          <w:t>data will</w:t>
        </w:r>
      </w:ins>
      <w:ins w:id="634" w:author="User" w:date="2020-04-10T06:14:00Z">
        <w:r w:rsidR="003B3103">
          <w:t xml:space="preserve"> not </w:t>
        </w:r>
      </w:ins>
      <w:ins w:id="635" w:author="User" w:date="2020-04-10T06:15:00Z">
        <w:r w:rsidR="003B3103">
          <w:t xml:space="preserve">affect </w:t>
        </w:r>
      </w:ins>
      <w:ins w:id="636" w:author="User" w:date="2020-04-10T06:14:00Z">
        <w:r w:rsidR="003B3103">
          <w:t xml:space="preserve">the </w:t>
        </w:r>
      </w:ins>
      <w:ins w:id="637" w:author="User" w:date="2020-04-10T06:15:00Z">
        <w:r w:rsidR="003B3103">
          <w:t xml:space="preserve">values of the pooled output. </w:t>
        </w:r>
      </w:ins>
    </w:p>
    <w:p w14:paraId="0A877DDD" w14:textId="77777777" w:rsidR="00BE266F" w:rsidRDefault="00BE266F" w:rsidP="00BE266F">
      <w:pPr>
        <w:rPr>
          <w:ins w:id="638" w:author="User" w:date="2020-04-10T06:33:00Z"/>
        </w:rPr>
      </w:pPr>
      <w:commentRangeStart w:id="639"/>
      <w:ins w:id="640" w:author="User" w:date="2020-04-10T06:33:00Z">
        <w:r>
          <w:t>xxx</w:t>
        </w:r>
        <w:commentRangeEnd w:id="639"/>
        <w:r>
          <w:rPr>
            <w:rStyle w:val="CommentReference"/>
          </w:rPr>
          <w:commentReference w:id="639"/>
        </w:r>
      </w:ins>
    </w:p>
    <w:p w14:paraId="211FE1AD" w14:textId="5F33EF6E" w:rsidR="00FE386F" w:rsidRDefault="00BE266F" w:rsidP="00BE266F">
      <w:pPr>
        <w:rPr>
          <w:ins w:id="641" w:author="User" w:date="2020-04-07T09:58:00Z"/>
        </w:rPr>
      </w:pPr>
      <w:ins w:id="642" w:author="User" w:date="2020-04-10T06:33:00Z">
        <w:r>
          <w:t xml:space="preserve">Since CNN model unearths those underlying patterns in input signal, it is able to encapsulate the tiny changes in the motion signal. These changes in sequential form </w:t>
        </w:r>
      </w:ins>
      <w:ins w:id="643" w:author="User" w:date="2020-04-10T06:34:00Z">
        <w:r>
          <w:t xml:space="preserve">are </w:t>
        </w:r>
      </w:ins>
      <w:ins w:id="644" w:author="User" w:date="2020-04-10T06:15:00Z">
        <w:r w:rsidR="003B1AB5">
          <w:t xml:space="preserve">substantial </w:t>
        </w:r>
      </w:ins>
      <w:ins w:id="645" w:author="User" w:date="2020-04-09T13:05:00Z">
        <w:r w:rsidR="00FE386F">
          <w:t xml:space="preserve">to </w:t>
        </w:r>
      </w:ins>
      <w:ins w:id="646" w:author="User" w:date="2020-04-09T13:06:00Z">
        <w:r w:rsidR="00FE386F">
          <w:t>characterize</w:t>
        </w:r>
      </w:ins>
      <w:ins w:id="647" w:author="User" w:date="2020-04-09T13:05:00Z">
        <w:r w:rsidR="00FE386F">
          <w:t xml:space="preserve"> </w:t>
        </w:r>
      </w:ins>
      <w:ins w:id="648" w:author="User" w:date="2020-04-09T13:06:00Z">
        <w:r w:rsidR="00FE386F">
          <w:t>activity motion.</w:t>
        </w:r>
      </w:ins>
      <w:ins w:id="649" w:author="User" w:date="2020-04-10T06:16:00Z">
        <w:r w:rsidR="003B1AB5">
          <w:t xml:space="preserve"> </w:t>
        </w:r>
      </w:ins>
      <w:ins w:id="650" w:author="User" w:date="2020-04-10T06:34:00Z">
        <w:r>
          <w:t>Hence</w:t>
        </w:r>
      </w:ins>
      <w:ins w:id="651" w:author="User" w:date="2020-04-09T13:06:00Z">
        <w:r w:rsidR="00FE386F">
          <w:t xml:space="preserve">, RNN variant </w:t>
        </w:r>
      </w:ins>
      <w:ins w:id="652" w:author="User" w:date="2020-04-09T13:07:00Z">
        <w:r w:rsidR="00FE386F">
          <w:t xml:space="preserve">model </w:t>
        </w:r>
      </w:ins>
      <w:ins w:id="653" w:author="User" w:date="2020-04-09T13:06:00Z">
        <w:r w:rsidR="00FE386F">
          <w:t xml:space="preserve">is </w:t>
        </w:r>
      </w:ins>
      <w:ins w:id="654" w:author="User" w:date="2020-04-09T13:07:00Z">
        <w:r w:rsidR="00FE386F">
          <w:t xml:space="preserve">included in the </w:t>
        </w:r>
      </w:ins>
      <w:ins w:id="655" w:author="User" w:date="2020-04-10T06:34:00Z">
        <w:r w:rsidR="00026B01">
          <w:t xml:space="preserve">proposed </w:t>
        </w:r>
      </w:ins>
      <w:ins w:id="656" w:author="User" w:date="2020-04-09T13:07:00Z">
        <w:r w:rsidR="00FE386F">
          <w:t>architecture to build ti</w:t>
        </w:r>
        <w:r w:rsidR="00F831D0">
          <w:t xml:space="preserve">me dynamics for the </w:t>
        </w:r>
        <w:r w:rsidR="00F831D0">
          <w:lastRenderedPageBreak/>
          <w:t xml:space="preserve">feature map by analyzing </w:t>
        </w:r>
      </w:ins>
      <w:ins w:id="657" w:author="User" w:date="2020-04-10T06:36:00Z">
        <w:r w:rsidR="00F831D0">
          <w:t>the underlying sequential pattern in the spatial-temporal feature map.</w:t>
        </w:r>
      </w:ins>
    </w:p>
    <w:p w14:paraId="1B4C9D3E" w14:textId="68E619BD" w:rsidR="0036602E" w:rsidRDefault="00390488">
      <w:pPr>
        <w:rPr>
          <w:ins w:id="658" w:author="User" w:date="2020-04-10T06:46:00Z"/>
        </w:rPr>
      </w:pPr>
      <w:ins w:id="659" w:author="User" w:date="2020-04-10T06:38:00Z">
        <w:r>
          <w:t xml:space="preserve">In the proposed architecture, bidirectional LSTM (BLSTM) is adopted since it </w:t>
        </w:r>
      </w:ins>
      <w:ins w:id="660" w:author="User" w:date="2020-04-10T06:39:00Z">
        <w:r>
          <w:t xml:space="preserve">can have </w:t>
        </w:r>
        <w:r>
          <w:t>better prediction using both past and future information</w:t>
        </w:r>
        <w:r>
          <w:t xml:space="preserve">, i.e. </w:t>
        </w:r>
      </w:ins>
      <w:ins w:id="661" w:author="User" w:date="2020-04-10T06:40:00Z">
        <w:r>
          <w:t xml:space="preserve">utilizing information from the previous and upcoming frames [ref </w:t>
        </w:r>
      </w:ins>
      <w:ins w:id="662" w:author="User" w:date="2020-04-10T06:41:00Z">
        <w:r>
          <w:t xml:space="preserve">A. Ogawa and T. Hori, ‘‘Error detection and accuracy estimation in 599 automatic speech recognition using deep bidirectional recurrent neural 600 networks,’’ Speech </w:t>
        </w:r>
        <w:proofErr w:type="spellStart"/>
        <w:r>
          <w:t>Commun</w:t>
        </w:r>
        <w:proofErr w:type="spellEnd"/>
        <w:r>
          <w:t>., vol. 89, pp. 70–83, May 2017.</w:t>
        </w:r>
        <w:r>
          <w:t xml:space="preserve">]. </w:t>
        </w:r>
        <w:r w:rsidR="00C8747C">
          <w:t>BLSTM is just like stacking two LSTM</w:t>
        </w:r>
      </w:ins>
      <w:ins w:id="663" w:author="User" w:date="2020-04-10T06:42:00Z">
        <w:r w:rsidR="00C8747C">
          <w:t xml:space="preserve"> on top of each other</w:t>
        </w:r>
      </w:ins>
      <w:ins w:id="664" w:author="User" w:date="2020-04-10T06:44:00Z">
        <w:r w:rsidR="008A2EA5">
          <w:t>,</w:t>
        </w:r>
        <w:r w:rsidR="008A2EA5" w:rsidRPr="008A2EA5">
          <w:t xml:space="preserve"> </w:t>
        </w:r>
        <w:r w:rsidR="008A2EA5">
          <w:t>illustrated in Fig. 4</w:t>
        </w:r>
      </w:ins>
      <w:ins w:id="665" w:author="User" w:date="2020-04-10T06:42:00Z">
        <w:r w:rsidR="00C8747C">
          <w:t xml:space="preserve">. One LSTM </w:t>
        </w:r>
      </w:ins>
      <w:ins w:id="666" w:author="User" w:date="2020-04-10T06:48:00Z">
        <w:r w:rsidR="00185A5C">
          <w:t>moves</w:t>
        </w:r>
      </w:ins>
      <w:ins w:id="667" w:author="User" w:date="2020-04-10T06:42:00Z">
        <w:r w:rsidR="00C8747C">
          <w:t xml:space="preserve"> in the forward direction, while the other one </w:t>
        </w:r>
      </w:ins>
      <w:ins w:id="668" w:author="User" w:date="2020-04-10T06:48:00Z">
        <w:r w:rsidR="00185A5C">
          <w:t xml:space="preserve">moves </w:t>
        </w:r>
      </w:ins>
      <w:ins w:id="669" w:author="User" w:date="2020-04-10T06:42:00Z">
        <w:r w:rsidR="00C8747C">
          <w:t xml:space="preserve">in the </w:t>
        </w:r>
      </w:ins>
      <w:ins w:id="670" w:author="User" w:date="2020-04-10T06:48:00Z">
        <w:r w:rsidR="00185A5C">
          <w:t>opposite</w:t>
        </w:r>
      </w:ins>
      <w:ins w:id="671" w:author="User" w:date="2020-04-10T06:42:00Z">
        <w:r w:rsidR="00C8747C">
          <w:t xml:space="preserve">, i.e. backward, direction. </w:t>
        </w:r>
      </w:ins>
      <w:ins w:id="672" w:author="User" w:date="2020-04-10T06:49:00Z">
        <w:r w:rsidR="001107F9">
          <w:t>Then, t</w:t>
        </w:r>
      </w:ins>
      <w:ins w:id="673" w:author="User" w:date="2020-04-10T06:42:00Z">
        <w:r w:rsidR="00C8747C">
          <w:t>he output</w:t>
        </w:r>
      </w:ins>
      <w:ins w:id="674" w:author="User" w:date="2020-04-10T06:49:00Z">
        <w:r w:rsidR="001107F9">
          <w:t>s</w:t>
        </w:r>
      </w:ins>
      <w:ins w:id="675" w:author="User" w:date="2020-04-10T06:42:00Z">
        <w:r w:rsidR="00C8747C">
          <w:t xml:space="preserve"> </w:t>
        </w:r>
      </w:ins>
      <w:ins w:id="676" w:author="User" w:date="2020-04-10T06:50:00Z">
        <w:r w:rsidR="00724F93">
          <w:t xml:space="preserve">of LSTMs </w:t>
        </w:r>
      </w:ins>
      <w:ins w:id="677" w:author="User" w:date="2020-04-10T06:49:00Z">
        <w:r w:rsidR="001107F9">
          <w:t xml:space="preserve">are fused and </w:t>
        </w:r>
      </w:ins>
      <w:ins w:id="678" w:author="User" w:date="2020-04-10T06:42:00Z">
        <w:r w:rsidR="00C8747C">
          <w:t xml:space="preserve">computed </w:t>
        </w:r>
      </w:ins>
      <w:ins w:id="679" w:author="User" w:date="2020-04-10T06:48:00Z">
        <w:r w:rsidR="00DD3294">
          <w:t xml:space="preserve">as </w:t>
        </w:r>
      </w:ins>
      <w:ins w:id="680" w:author="User" w:date="2020-04-10T06:50:00Z">
        <w:r w:rsidR="00EF6DD8">
          <w:t>BLSTM</w:t>
        </w:r>
      </w:ins>
      <w:ins w:id="681" w:author="User" w:date="2020-04-10T06:48:00Z">
        <w:r w:rsidR="00DD3294">
          <w:t xml:space="preserve"> output</w:t>
        </w:r>
      </w:ins>
      <w:ins w:id="682" w:author="User" w:date="2020-04-10T06:43:00Z">
        <w:r w:rsidR="00F53AB3">
          <w:t>.</w:t>
        </w:r>
      </w:ins>
      <w:ins w:id="683" w:author="User" w:date="2020-04-10T06:57:00Z">
        <w:r w:rsidR="00DA6CE6">
          <w:t xml:space="preserve"> After then, the deep features of BLSTM </w:t>
        </w:r>
        <w:r w:rsidR="006B5350">
          <w:t>are extracted and f</w:t>
        </w:r>
        <w:r w:rsidR="00DA6CE6">
          <w:t>ed into machine learning classifier for activity prediction.</w:t>
        </w:r>
      </w:ins>
    </w:p>
    <w:p w14:paraId="6447C025" w14:textId="2FA331F2" w:rsidR="00F53AB3" w:rsidRDefault="00F53AB3">
      <w:pPr>
        <w:rPr>
          <w:ins w:id="684" w:author="User" w:date="2020-04-10T06:47:00Z"/>
        </w:rPr>
      </w:pPr>
    </w:p>
    <w:p w14:paraId="22BFD6F9" w14:textId="3800C9C0" w:rsidR="00F53AB3" w:rsidRDefault="00F53AB3">
      <w:pPr>
        <w:rPr>
          <w:ins w:id="685" w:author="User" w:date="2020-04-10T06:47:00Z"/>
        </w:rPr>
      </w:pPr>
      <w:ins w:id="686" w:author="User" w:date="2020-04-10T06:47:00Z">
        <w:r>
          <w:rPr>
            <w:noProof/>
          </w:rPr>
          <w:drawing>
            <wp:inline distT="0" distB="0" distL="0" distR="0" wp14:anchorId="6C0DB03B" wp14:editId="112190A7">
              <wp:extent cx="2687320" cy="1423400"/>
              <wp:effectExtent l="0" t="0" r="0" b="5715"/>
              <wp:docPr id="127" name="Picture 127" descr="Deep Dive into Bidirectional LSTM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p Dive into Bidirectional LSTM | i2tutorial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7320" cy="1423400"/>
                      </a:xfrm>
                      <a:prstGeom prst="rect">
                        <a:avLst/>
                      </a:prstGeom>
                      <a:noFill/>
                      <a:ln>
                        <a:noFill/>
                      </a:ln>
                    </pic:spPr>
                  </pic:pic>
                </a:graphicData>
              </a:graphic>
            </wp:inline>
          </w:drawing>
        </w:r>
      </w:ins>
    </w:p>
    <w:p w14:paraId="01362847" w14:textId="7A31859A" w:rsidR="00F53AB3" w:rsidRDefault="00F53AB3">
      <w:pPr>
        <w:rPr>
          <w:ins w:id="687" w:author="User" w:date="2020-04-07T09:56:00Z"/>
        </w:rPr>
      </w:pPr>
      <w:ins w:id="688" w:author="User" w:date="2020-04-10T06:47:00Z">
        <w:r>
          <w:t xml:space="preserve">Fig. 4 XXX (picture source is from [ref </w:t>
        </w:r>
        <w:r w:rsidRPr="00F53AB3">
          <w:t>https://www.i2tutorials.com/technology/deep-dive-into-bidirectional-lstm/</w:t>
        </w:r>
        <w:r>
          <w:t>]</w:t>
        </w:r>
      </w:ins>
    </w:p>
    <w:p w14:paraId="0D7084DB" w14:textId="55B4FE6A" w:rsidR="0015019A" w:rsidRDefault="00993F64">
      <w:del w:id="689" w:author="User" w:date="2020-04-09T12:34:00Z">
        <w:r w:rsidDel="00EE4F8A">
          <w:delText xml:space="preserve">combination of CNN and BidirLSTM HAR system, henceforth known as C3M1BL. There are three convolutional layers and one max-pooling layers and one layer of Bidir- LSTM layer, following with two dense layers (one fully-connected layer and softmax). Figure 1 illustrates the architecture of C3M1BL. </w:delText>
        </w:r>
      </w:del>
    </w:p>
    <w:p w14:paraId="0530BED0" w14:textId="5EC2C379" w:rsidR="00F318C7" w:rsidDel="007C09E5" w:rsidRDefault="00993F64">
      <w:pPr>
        <w:rPr>
          <w:del w:id="690" w:author="User" w:date="2020-04-10T06:50:00Z"/>
        </w:rPr>
      </w:pPr>
      <w:del w:id="691" w:author="User" w:date="2020-04-10T06:50:00Z">
        <w:r w:rsidDel="007C09E5">
          <w:delText>The justification for the proposed architectures is threefold. First, the convolution operation in CNN can apprehend the local dependency of activity signal. This feature enables those spatial patterns such as shapes of motion data to be identified. In image recognition tasks, the nearby pixels typically have strong relationship with each other. Similarly, it is likely the triaxial acceleration reading of activity signal in HAR is also correlated. Second, the inclusion of Bidir-LSTM is to overcome the limitation of CNN layers for not being able to extract the temporal information in time-series data and overcome the vanishing gradient problem of RNN. Third, it is based on a well proven method proposed by [47], the multiple layers of CNN in this model allow arbiratry-sized input (activity signal) to be map into fixed-sized vector representation. The output can be passed into a recurrent sequence learning module (in this work, a Bidir-LSTM layer) for better prediction using both past and future information.</w:delText>
        </w:r>
      </w:del>
    </w:p>
    <w:p w14:paraId="3A14D4A1" w14:textId="0FF40C6E" w:rsidR="00F318C7" w:rsidRDefault="00993F64">
      <w:pPr>
        <w:pStyle w:val="Heading2"/>
        <w:numPr>
          <w:ilvl w:val="1"/>
          <w:numId w:val="2"/>
        </w:numPr>
      </w:pPr>
      <w:del w:id="692" w:author="User" w:date="2020-04-10T06:59:00Z">
        <w:r w:rsidDel="00215A43">
          <w:delText xml:space="preserve">Architecture and </w:delText>
        </w:r>
      </w:del>
      <w:r>
        <w:t>Formulation</w:t>
      </w:r>
      <w:ins w:id="693" w:author="User" w:date="2020-04-10T06:59:00Z">
        <w:r w:rsidR="00215A43">
          <w:t xml:space="preserve"> of CNN and BLSTM</w:t>
        </w:r>
      </w:ins>
    </w:p>
    <w:p w14:paraId="4C2DFEA0" w14:textId="77777777" w:rsidR="00F318C7" w:rsidRDefault="00993F64">
      <w:r>
        <w:t xml:space="preserve">In this work, both CNN and </w:t>
      </w:r>
      <w:proofErr w:type="spellStart"/>
      <w:r>
        <w:t>Bidir</w:t>
      </w:r>
      <w:proofErr w:type="spellEnd"/>
      <w:r>
        <w:t>-LSTM are based on [28]’s equations which derived from [35], [42]. The CNN formulation is simplified as followed:</w:t>
      </w:r>
      <w:commentRangeStart w:id="694"/>
    </w:p>
    <w:tbl>
      <w:tblPr>
        <w:tblStyle w:val="a0"/>
        <w:tblW w:w="4525" w:type="dxa"/>
        <w:tblLayout w:type="fixed"/>
        <w:tblLook w:val="0000" w:firstRow="0" w:lastRow="0" w:firstColumn="0" w:lastColumn="0" w:noHBand="0" w:noVBand="0"/>
      </w:tblPr>
      <w:tblGrid>
        <w:gridCol w:w="534"/>
        <w:gridCol w:w="3541"/>
        <w:gridCol w:w="450"/>
      </w:tblGrid>
      <w:tr w:rsidR="00F318C7" w14:paraId="42381AC1" w14:textId="77777777">
        <w:trPr>
          <w:trHeight w:val="357"/>
        </w:trPr>
        <w:tc>
          <w:tcPr>
            <w:tcW w:w="534" w:type="dxa"/>
          </w:tcPr>
          <w:p w14:paraId="1B8E2DAC" w14:textId="77777777" w:rsidR="00F318C7" w:rsidRDefault="00F318C7">
            <w:pPr>
              <w:ind w:firstLine="0"/>
            </w:pPr>
          </w:p>
        </w:tc>
        <w:tc>
          <w:tcPr>
            <w:tcW w:w="3541" w:type="dxa"/>
          </w:tcPr>
          <w:p w14:paraId="387AE864" w14:textId="77777777" w:rsidR="00F318C7" w:rsidRDefault="00993F64">
            <w:pPr>
              <w:ind w:firstLine="0"/>
              <w:jc w:val="center"/>
            </w:pPr>
            <w:r>
              <w:rPr>
                <w:noProof/>
              </w:rPr>
              <w:drawing>
                <wp:inline distT="0" distB="0" distL="114300" distR="114300" wp14:anchorId="62C9A766" wp14:editId="6D27E904">
                  <wp:extent cx="1143000" cy="152400"/>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5"/>
                          <a:srcRect/>
                          <a:stretch>
                            <a:fillRect/>
                          </a:stretch>
                        </pic:blipFill>
                        <pic:spPr>
                          <a:xfrm>
                            <a:off x="0" y="0"/>
                            <a:ext cx="1143000" cy="152400"/>
                          </a:xfrm>
                          <a:prstGeom prst="rect">
                            <a:avLst/>
                          </a:prstGeom>
                          <a:ln/>
                        </pic:spPr>
                      </pic:pic>
                    </a:graphicData>
                  </a:graphic>
                </wp:inline>
              </w:drawing>
            </w:r>
          </w:p>
        </w:tc>
        <w:tc>
          <w:tcPr>
            <w:tcW w:w="450" w:type="dxa"/>
          </w:tcPr>
          <w:p w14:paraId="5E32140D" w14:textId="77777777" w:rsidR="00F318C7" w:rsidRDefault="00993F64">
            <w:pPr>
              <w:ind w:firstLine="0"/>
            </w:pPr>
            <w:r>
              <w:t>(1)</w:t>
            </w:r>
          </w:p>
        </w:tc>
      </w:tr>
    </w:tbl>
    <w:commentRangeEnd w:id="694"/>
    <w:p w14:paraId="7D672465" w14:textId="77777777" w:rsidR="00F318C7" w:rsidRDefault="003B10BF">
      <w:r>
        <w:rPr>
          <w:rStyle w:val="CommentReference"/>
        </w:rPr>
        <w:commentReference w:id="694"/>
      </w:r>
      <w:r w:rsidR="00993F64">
        <w:t xml:space="preserve">Where </w:t>
      </w:r>
      <w:r w:rsidR="00993F64">
        <w:rPr>
          <w:noProof/>
        </w:rPr>
        <w:drawing>
          <wp:inline distT="0" distB="0" distL="114300" distR="114300" wp14:anchorId="2F232D0C" wp14:editId="73840318">
            <wp:extent cx="142875" cy="152400"/>
            <wp:effectExtent l="0" t="0" r="0" b="0"/>
            <wp:docPr id="9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6"/>
                    <a:srcRect/>
                    <a:stretch>
                      <a:fillRect/>
                    </a:stretch>
                  </pic:blipFill>
                  <pic:spPr>
                    <a:xfrm>
                      <a:off x="0" y="0"/>
                      <a:ext cx="142875" cy="152400"/>
                    </a:xfrm>
                    <a:prstGeom prst="rect">
                      <a:avLst/>
                    </a:prstGeom>
                    <a:ln/>
                  </pic:spPr>
                </pic:pic>
              </a:graphicData>
            </a:graphic>
          </wp:inline>
        </w:drawing>
      </w:r>
      <w:r w:rsidR="00993F64">
        <w:rPr>
          <w:noProof/>
        </w:rPr>
        <w:drawing>
          <wp:inline distT="0" distB="0" distL="114300" distR="114300" wp14:anchorId="2A77927A" wp14:editId="483B1562">
            <wp:extent cx="142875" cy="152400"/>
            <wp:effectExtent l="0" t="0" r="0" b="0"/>
            <wp:docPr id="9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6"/>
                    <a:srcRect/>
                    <a:stretch>
                      <a:fillRect/>
                    </a:stretch>
                  </pic:blipFill>
                  <pic:spPr>
                    <a:xfrm>
                      <a:off x="0" y="0"/>
                      <a:ext cx="142875" cy="152400"/>
                    </a:xfrm>
                    <a:prstGeom prst="rect">
                      <a:avLst/>
                    </a:prstGeom>
                    <a:ln/>
                  </pic:spPr>
                </pic:pic>
              </a:graphicData>
            </a:graphic>
          </wp:inline>
        </w:drawing>
      </w:r>
      <w:r w:rsidR="00993F64">
        <w:t xml:space="preserve"> denotes CNN output at </w:t>
      </w:r>
      <w:r w:rsidR="00993F64">
        <w:rPr>
          <w:noProof/>
        </w:rPr>
        <w:drawing>
          <wp:inline distT="0" distB="0" distL="114300" distR="114300" wp14:anchorId="1DB019E2" wp14:editId="07DDBF4F">
            <wp:extent cx="95250" cy="152400"/>
            <wp:effectExtent l="0" t="0" r="0" b="0"/>
            <wp:docPr id="9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7"/>
                    <a:srcRect/>
                    <a:stretch>
                      <a:fillRect/>
                    </a:stretch>
                  </pic:blipFill>
                  <pic:spPr>
                    <a:xfrm>
                      <a:off x="0" y="0"/>
                      <a:ext cx="95250" cy="152400"/>
                    </a:xfrm>
                    <a:prstGeom prst="rect">
                      <a:avLst/>
                    </a:prstGeom>
                    <a:ln/>
                  </pic:spPr>
                </pic:pic>
              </a:graphicData>
            </a:graphic>
          </wp:inline>
        </w:drawing>
      </w:r>
      <w:r w:rsidR="00993F64">
        <w:rPr>
          <w:noProof/>
        </w:rPr>
        <w:drawing>
          <wp:inline distT="0" distB="0" distL="114300" distR="114300" wp14:anchorId="6100E2C2" wp14:editId="7A081AFE">
            <wp:extent cx="95250" cy="152400"/>
            <wp:effectExtent l="0" t="0" r="0" b="0"/>
            <wp:docPr id="10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7"/>
                    <a:srcRect/>
                    <a:stretch>
                      <a:fillRect/>
                    </a:stretch>
                  </pic:blipFill>
                  <pic:spPr>
                    <a:xfrm>
                      <a:off x="0" y="0"/>
                      <a:ext cx="95250" cy="152400"/>
                    </a:xfrm>
                    <a:prstGeom prst="rect">
                      <a:avLst/>
                    </a:prstGeom>
                    <a:ln/>
                  </pic:spPr>
                </pic:pic>
              </a:graphicData>
            </a:graphic>
          </wp:inline>
        </w:drawing>
      </w:r>
      <w:proofErr w:type="spellStart"/>
      <w:r w:rsidR="00993F64">
        <w:t>th</w:t>
      </w:r>
      <w:proofErr w:type="spellEnd"/>
      <w:r w:rsidR="00993F64">
        <w:t xml:space="preserve"> layer, </w:t>
      </w:r>
      <w:r w:rsidR="00993F64">
        <w:rPr>
          <w:noProof/>
        </w:rPr>
        <w:drawing>
          <wp:inline distT="0" distB="0" distL="114300" distR="114300" wp14:anchorId="24007F68" wp14:editId="42247972">
            <wp:extent cx="85725" cy="152400"/>
            <wp:effectExtent l="0" t="0" r="0" b="0"/>
            <wp:docPr id="10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8"/>
                    <a:srcRect/>
                    <a:stretch>
                      <a:fillRect/>
                    </a:stretch>
                  </pic:blipFill>
                  <pic:spPr>
                    <a:xfrm>
                      <a:off x="0" y="0"/>
                      <a:ext cx="85725" cy="152400"/>
                    </a:xfrm>
                    <a:prstGeom prst="rect">
                      <a:avLst/>
                    </a:prstGeom>
                    <a:ln/>
                  </pic:spPr>
                </pic:pic>
              </a:graphicData>
            </a:graphic>
          </wp:inline>
        </w:drawing>
      </w:r>
      <w:r w:rsidR="00993F64">
        <w:rPr>
          <w:noProof/>
        </w:rPr>
        <w:drawing>
          <wp:inline distT="0" distB="0" distL="114300" distR="114300" wp14:anchorId="0C53DAE4" wp14:editId="08011374">
            <wp:extent cx="85725" cy="152400"/>
            <wp:effectExtent l="0" t="0" r="0" b="0"/>
            <wp:docPr id="10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8"/>
                    <a:srcRect/>
                    <a:stretch>
                      <a:fillRect/>
                    </a:stretch>
                  </pic:blipFill>
                  <pic:spPr>
                    <a:xfrm>
                      <a:off x="0" y="0"/>
                      <a:ext cx="85725" cy="152400"/>
                    </a:xfrm>
                    <a:prstGeom prst="rect">
                      <a:avLst/>
                    </a:prstGeom>
                    <a:ln/>
                  </pic:spPr>
                </pic:pic>
              </a:graphicData>
            </a:graphic>
          </wp:inline>
        </w:drawing>
      </w:r>
      <w:r w:rsidR="00993F64">
        <w:t xml:space="preserve"> is the activation function such as </w:t>
      </w:r>
      <w:proofErr w:type="spellStart"/>
      <w:r w:rsidR="00993F64">
        <w:t>Relu</w:t>
      </w:r>
      <w:proofErr w:type="spellEnd"/>
      <w:r w:rsidR="00993F64">
        <w:t xml:space="preserve">, </w:t>
      </w:r>
      <w:r w:rsidR="00993F64">
        <w:rPr>
          <w:noProof/>
        </w:rPr>
        <w:drawing>
          <wp:inline distT="0" distB="0" distL="114300" distR="114300" wp14:anchorId="2C540C94" wp14:editId="2F734F86">
            <wp:extent cx="85725" cy="152400"/>
            <wp:effectExtent l="0" t="0" r="0" b="0"/>
            <wp:docPr id="10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9"/>
                    <a:srcRect/>
                    <a:stretch>
                      <a:fillRect/>
                    </a:stretch>
                  </pic:blipFill>
                  <pic:spPr>
                    <a:xfrm>
                      <a:off x="0" y="0"/>
                      <a:ext cx="85725" cy="152400"/>
                    </a:xfrm>
                    <a:prstGeom prst="rect">
                      <a:avLst/>
                    </a:prstGeom>
                    <a:ln/>
                  </pic:spPr>
                </pic:pic>
              </a:graphicData>
            </a:graphic>
          </wp:inline>
        </w:drawing>
      </w:r>
      <w:r w:rsidR="00993F64">
        <w:rPr>
          <w:noProof/>
        </w:rPr>
        <w:drawing>
          <wp:inline distT="0" distB="0" distL="114300" distR="114300" wp14:anchorId="75BEA5A3" wp14:editId="2DE555E0">
            <wp:extent cx="85725" cy="152400"/>
            <wp:effectExtent l="0" t="0" r="0" b="0"/>
            <wp:docPr id="111"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9"/>
                    <a:srcRect/>
                    <a:stretch>
                      <a:fillRect/>
                    </a:stretch>
                  </pic:blipFill>
                  <pic:spPr>
                    <a:xfrm>
                      <a:off x="0" y="0"/>
                      <a:ext cx="85725" cy="152400"/>
                    </a:xfrm>
                    <a:prstGeom prst="rect">
                      <a:avLst/>
                    </a:prstGeom>
                    <a:ln/>
                  </pic:spPr>
                </pic:pic>
              </a:graphicData>
            </a:graphic>
          </wp:inline>
        </w:drawing>
      </w:r>
      <w:r w:rsidR="00993F64">
        <w:t xml:space="preserve"> refers to the bias term in CNN, </w:t>
      </w:r>
      <w:r w:rsidR="00993F64">
        <w:rPr>
          <w:i/>
        </w:rPr>
        <w:t>W</w:t>
      </w:r>
      <w:r w:rsidR="00993F64">
        <w:t xml:space="preserve"> is the weight from the previous layer in CNN, V is the input vector of our accelerometer signal in our datasets.</w:t>
      </w:r>
    </w:p>
    <w:p w14:paraId="78EC1F10" w14:textId="77777777" w:rsidR="00F318C7" w:rsidRDefault="00993F64">
      <w:r>
        <w:t>Max Pooling conduction pooling operation, usually on CNN output. The pooling operation converts the input sets to the highest:</w:t>
      </w:r>
    </w:p>
    <w:tbl>
      <w:tblPr>
        <w:tblStyle w:val="a1"/>
        <w:tblW w:w="4525" w:type="dxa"/>
        <w:tblLayout w:type="fixed"/>
        <w:tblLook w:val="0000" w:firstRow="0" w:lastRow="0" w:firstColumn="0" w:lastColumn="0" w:noHBand="0" w:noVBand="0"/>
      </w:tblPr>
      <w:tblGrid>
        <w:gridCol w:w="534"/>
        <w:gridCol w:w="3541"/>
        <w:gridCol w:w="450"/>
      </w:tblGrid>
      <w:tr w:rsidR="00F318C7" w14:paraId="602A7568" w14:textId="77777777">
        <w:trPr>
          <w:trHeight w:val="357"/>
        </w:trPr>
        <w:tc>
          <w:tcPr>
            <w:tcW w:w="534" w:type="dxa"/>
          </w:tcPr>
          <w:p w14:paraId="1570AA11" w14:textId="77777777" w:rsidR="00F318C7" w:rsidRDefault="00F318C7">
            <w:pPr>
              <w:ind w:firstLine="0"/>
            </w:pPr>
          </w:p>
        </w:tc>
        <w:tc>
          <w:tcPr>
            <w:tcW w:w="3541" w:type="dxa"/>
          </w:tcPr>
          <w:p w14:paraId="1E390E64" w14:textId="77777777" w:rsidR="00F318C7" w:rsidRDefault="00993F64">
            <w:pPr>
              <w:ind w:firstLine="0"/>
              <w:jc w:val="center"/>
            </w:pPr>
            <w:r>
              <w:rPr>
                <w:noProof/>
              </w:rPr>
              <w:drawing>
                <wp:inline distT="0" distB="0" distL="114300" distR="114300" wp14:anchorId="521C4F5C" wp14:editId="231D6639">
                  <wp:extent cx="771525" cy="152400"/>
                  <wp:effectExtent l="0" t="0" r="0" b="0"/>
                  <wp:docPr id="108"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0"/>
                          <a:srcRect/>
                          <a:stretch>
                            <a:fillRect/>
                          </a:stretch>
                        </pic:blipFill>
                        <pic:spPr>
                          <a:xfrm>
                            <a:off x="0" y="0"/>
                            <a:ext cx="771525" cy="152400"/>
                          </a:xfrm>
                          <a:prstGeom prst="rect">
                            <a:avLst/>
                          </a:prstGeom>
                          <a:ln/>
                        </pic:spPr>
                      </pic:pic>
                    </a:graphicData>
                  </a:graphic>
                </wp:inline>
              </w:drawing>
            </w:r>
          </w:p>
        </w:tc>
        <w:tc>
          <w:tcPr>
            <w:tcW w:w="450" w:type="dxa"/>
          </w:tcPr>
          <w:p w14:paraId="0DE9DF5C" w14:textId="77777777" w:rsidR="00F318C7" w:rsidRDefault="00993F64">
            <w:pPr>
              <w:ind w:firstLine="0"/>
            </w:pPr>
            <w:r>
              <w:t>(2)</w:t>
            </w:r>
          </w:p>
        </w:tc>
      </w:tr>
    </w:tbl>
    <w:p w14:paraId="57E6FE55" w14:textId="77777777" w:rsidR="00F318C7" w:rsidRDefault="00993F64">
      <w:r>
        <w:t xml:space="preserve">Where P is the output of the pooling operation, and </w:t>
      </w:r>
      <w:r>
        <w:rPr>
          <w:noProof/>
        </w:rPr>
        <w:drawing>
          <wp:inline distT="0" distB="0" distL="114300" distR="114300" wp14:anchorId="39E75E77" wp14:editId="7C1FD930">
            <wp:extent cx="142875" cy="152400"/>
            <wp:effectExtent l="0" t="0" r="0" b="0"/>
            <wp:docPr id="11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6"/>
                    <a:srcRect/>
                    <a:stretch>
                      <a:fillRect/>
                    </a:stretch>
                  </pic:blipFill>
                  <pic:spPr>
                    <a:xfrm>
                      <a:off x="0" y="0"/>
                      <a:ext cx="142875" cy="152400"/>
                    </a:xfrm>
                    <a:prstGeom prst="rect">
                      <a:avLst/>
                    </a:prstGeom>
                    <a:ln/>
                  </pic:spPr>
                </pic:pic>
              </a:graphicData>
            </a:graphic>
          </wp:inline>
        </w:drawing>
      </w:r>
      <w:r>
        <w:rPr>
          <w:noProof/>
        </w:rPr>
        <w:drawing>
          <wp:inline distT="0" distB="0" distL="114300" distR="114300" wp14:anchorId="6CDBFE18" wp14:editId="4EAFE211">
            <wp:extent cx="142875" cy="152400"/>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6"/>
                    <a:srcRect/>
                    <a:stretch>
                      <a:fillRect/>
                    </a:stretch>
                  </pic:blipFill>
                  <pic:spPr>
                    <a:xfrm>
                      <a:off x="0" y="0"/>
                      <a:ext cx="142875" cy="152400"/>
                    </a:xfrm>
                    <a:prstGeom prst="rect">
                      <a:avLst/>
                    </a:prstGeom>
                    <a:ln/>
                  </pic:spPr>
                </pic:pic>
              </a:graphicData>
            </a:graphic>
          </wp:inline>
        </w:drawing>
      </w:r>
      <w:r>
        <w:t xml:space="preserve"> is the CNN output at the </w:t>
      </w:r>
      <w:r>
        <w:rPr>
          <w:noProof/>
        </w:rPr>
        <w:drawing>
          <wp:inline distT="0" distB="0" distL="114300" distR="114300" wp14:anchorId="4C80900D" wp14:editId="7B230F72">
            <wp:extent cx="95250" cy="152400"/>
            <wp:effectExtent l="0" t="0" r="0" b="0"/>
            <wp:docPr id="11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7"/>
                    <a:srcRect/>
                    <a:stretch>
                      <a:fillRect/>
                    </a:stretch>
                  </pic:blipFill>
                  <pic:spPr>
                    <a:xfrm>
                      <a:off x="0" y="0"/>
                      <a:ext cx="95250" cy="152400"/>
                    </a:xfrm>
                    <a:prstGeom prst="rect">
                      <a:avLst/>
                    </a:prstGeom>
                    <a:ln/>
                  </pic:spPr>
                </pic:pic>
              </a:graphicData>
            </a:graphic>
          </wp:inline>
        </w:drawing>
      </w:r>
      <w:r>
        <w:rPr>
          <w:noProof/>
        </w:rPr>
        <w:drawing>
          <wp:inline distT="0" distB="0" distL="114300" distR="114300" wp14:anchorId="0B14889F" wp14:editId="2DC9E726">
            <wp:extent cx="95250" cy="152400"/>
            <wp:effectExtent l="0" t="0" r="0" b="0"/>
            <wp:docPr id="117"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7"/>
                    <a:srcRect/>
                    <a:stretch>
                      <a:fillRect/>
                    </a:stretch>
                  </pic:blipFill>
                  <pic:spPr>
                    <a:xfrm>
                      <a:off x="0" y="0"/>
                      <a:ext cx="95250" cy="152400"/>
                    </a:xfrm>
                    <a:prstGeom prst="rect">
                      <a:avLst/>
                    </a:prstGeom>
                    <a:ln/>
                  </pic:spPr>
                </pic:pic>
              </a:graphicData>
            </a:graphic>
          </wp:inline>
        </w:drawing>
      </w:r>
      <w:r>
        <w:t xml:space="preserve"> </w:t>
      </w:r>
      <w:proofErr w:type="spellStart"/>
      <w:r>
        <w:t>th</w:t>
      </w:r>
      <w:proofErr w:type="spellEnd"/>
      <w:r>
        <w:t xml:space="preserve"> layer. CNN and </w:t>
      </w:r>
      <w:r>
        <w:lastRenderedPageBreak/>
        <w:t xml:space="preserve">max-pooling often place subsequent to each other in deep learning models to learn representations of a set of input. </w:t>
      </w:r>
    </w:p>
    <w:p w14:paraId="53B7DDC4" w14:textId="3B951333" w:rsidR="00F318C7" w:rsidRDefault="00993F64">
      <w:r>
        <w:t xml:space="preserve">Taking </w:t>
      </w:r>
      <w:ins w:id="696" w:author="User" w:date="2020-04-10T06:55:00Z">
        <w:r w:rsidR="00BA2041">
          <w:t xml:space="preserve">the summarized version of feature map </w:t>
        </w:r>
      </w:ins>
      <w:r>
        <w:t>P from max pooling operation</w:t>
      </w:r>
      <w:del w:id="697" w:author="User" w:date="2020-04-10T06:55:00Z">
        <w:r w:rsidDel="00BA2041">
          <w:delText xml:space="preserve"> as input vector</w:delText>
        </w:r>
      </w:del>
      <w:r>
        <w:t xml:space="preserve">, the LSTM fed </w:t>
      </w:r>
      <w:del w:id="698" w:author="User" w:date="2020-04-10T06:55:00Z">
        <w:r w:rsidDel="00BA2041">
          <w:delText xml:space="preserve">the </w:delText>
        </w:r>
      </w:del>
      <w:ins w:id="699" w:author="User" w:date="2020-04-10T06:55:00Z">
        <w:r w:rsidR="00BA2041">
          <w:t>this</w:t>
        </w:r>
        <w:r w:rsidR="00BA2041">
          <w:t xml:space="preserve"> </w:t>
        </w:r>
      </w:ins>
      <w:del w:id="700" w:author="User" w:date="2020-04-10T06:55:00Z">
        <w:r w:rsidDel="00BA2041">
          <w:delText xml:space="preserve">input </w:delText>
        </w:r>
      </w:del>
      <w:r>
        <w:t xml:space="preserve">vector into its memory cell and four gates which consist of the forget gate, input gate, input modulation gate, and output gate. First, we look into the forget gate, at any given </w:t>
      </w:r>
      <w:proofErr w:type="spellStart"/>
      <w:r>
        <w:t>timestep</w:t>
      </w:r>
      <w:proofErr w:type="spellEnd"/>
      <w:r>
        <w:t xml:space="preserve"> </w:t>
      </w:r>
      <w:r>
        <w:rPr>
          <w:noProof/>
        </w:rPr>
        <w:drawing>
          <wp:inline distT="0" distB="0" distL="114300" distR="114300" wp14:anchorId="35B556CD" wp14:editId="08CFC095">
            <wp:extent cx="57150" cy="152400"/>
            <wp:effectExtent l="0" t="0" r="0" b="0"/>
            <wp:docPr id="11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251BB9E5" wp14:editId="33B74EA6">
            <wp:extent cx="57150" cy="152400"/>
            <wp:effectExtent l="0" t="0" r="0" b="0"/>
            <wp:docPr id="11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t>:</w:t>
      </w:r>
    </w:p>
    <w:tbl>
      <w:tblPr>
        <w:tblStyle w:val="a2"/>
        <w:tblW w:w="4525" w:type="dxa"/>
        <w:tblLayout w:type="fixed"/>
        <w:tblLook w:val="0000" w:firstRow="0" w:lastRow="0" w:firstColumn="0" w:lastColumn="0" w:noHBand="0" w:noVBand="0"/>
      </w:tblPr>
      <w:tblGrid>
        <w:gridCol w:w="534"/>
        <w:gridCol w:w="3541"/>
        <w:gridCol w:w="450"/>
      </w:tblGrid>
      <w:tr w:rsidR="00F318C7" w14:paraId="03095016" w14:textId="77777777">
        <w:trPr>
          <w:trHeight w:val="357"/>
        </w:trPr>
        <w:tc>
          <w:tcPr>
            <w:tcW w:w="534" w:type="dxa"/>
          </w:tcPr>
          <w:p w14:paraId="4FC38EB4" w14:textId="77777777" w:rsidR="00F318C7" w:rsidRDefault="00F318C7">
            <w:pPr>
              <w:ind w:firstLine="0"/>
            </w:pPr>
          </w:p>
        </w:tc>
        <w:tc>
          <w:tcPr>
            <w:tcW w:w="3541" w:type="dxa"/>
          </w:tcPr>
          <w:p w14:paraId="1C467BD0" w14:textId="77777777" w:rsidR="00F318C7" w:rsidRDefault="00993F64">
            <w:pPr>
              <w:ind w:firstLine="0"/>
              <w:jc w:val="center"/>
            </w:pPr>
            <w:r>
              <w:rPr>
                <w:noProof/>
              </w:rPr>
              <w:drawing>
                <wp:inline distT="0" distB="0" distL="114300" distR="114300" wp14:anchorId="1A510296" wp14:editId="30DCE486">
                  <wp:extent cx="1485900" cy="180975"/>
                  <wp:effectExtent l="0" t="0" r="0" b="0"/>
                  <wp:docPr id="12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2"/>
                          <a:srcRect/>
                          <a:stretch>
                            <a:fillRect/>
                          </a:stretch>
                        </pic:blipFill>
                        <pic:spPr>
                          <a:xfrm>
                            <a:off x="0" y="0"/>
                            <a:ext cx="1485900" cy="180975"/>
                          </a:xfrm>
                          <a:prstGeom prst="rect">
                            <a:avLst/>
                          </a:prstGeom>
                          <a:ln/>
                        </pic:spPr>
                      </pic:pic>
                    </a:graphicData>
                  </a:graphic>
                </wp:inline>
              </w:drawing>
            </w:r>
          </w:p>
        </w:tc>
        <w:tc>
          <w:tcPr>
            <w:tcW w:w="450" w:type="dxa"/>
          </w:tcPr>
          <w:p w14:paraId="5708AE08" w14:textId="77777777" w:rsidR="00F318C7" w:rsidRDefault="00993F64">
            <w:pPr>
              <w:ind w:firstLine="0"/>
            </w:pPr>
            <w:r>
              <w:t>(3)</w:t>
            </w:r>
          </w:p>
        </w:tc>
      </w:tr>
    </w:tbl>
    <w:p w14:paraId="1752140B" w14:textId="77777777" w:rsidR="00F318C7" w:rsidRDefault="00993F64">
      <w:r>
        <w:t xml:space="preserve">Where </w:t>
      </w:r>
      <w:r>
        <w:rPr>
          <w:noProof/>
        </w:rPr>
        <w:drawing>
          <wp:inline distT="0" distB="0" distL="114300" distR="114300" wp14:anchorId="2537ACB7" wp14:editId="63E9BF9F">
            <wp:extent cx="152400" cy="161925"/>
            <wp:effectExtent l="0" t="0" r="0" b="0"/>
            <wp:docPr id="12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3"/>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19691A1F" wp14:editId="701BC531">
            <wp:extent cx="152400" cy="161925"/>
            <wp:effectExtent l="0" t="0" r="0" b="0"/>
            <wp:docPr id="122"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23"/>
                    <a:srcRect/>
                    <a:stretch>
                      <a:fillRect/>
                    </a:stretch>
                  </pic:blipFill>
                  <pic:spPr>
                    <a:xfrm>
                      <a:off x="0" y="0"/>
                      <a:ext cx="152400" cy="161925"/>
                    </a:xfrm>
                    <a:prstGeom prst="rect">
                      <a:avLst/>
                    </a:prstGeom>
                    <a:ln/>
                  </pic:spPr>
                </pic:pic>
              </a:graphicData>
            </a:graphic>
          </wp:inline>
        </w:drawing>
      </w:r>
      <w:r>
        <w:t xml:space="preserve"> is the forget gate output at n layer at </w:t>
      </w:r>
      <w:proofErr w:type="spellStart"/>
      <w:r>
        <w:t>timestep</w:t>
      </w:r>
      <w:proofErr w:type="spellEnd"/>
      <w:r>
        <w:t xml:space="preserve"> </w:t>
      </w:r>
      <w:r>
        <w:rPr>
          <w:noProof/>
        </w:rPr>
        <w:drawing>
          <wp:inline distT="0" distB="0" distL="114300" distR="114300" wp14:anchorId="7468CFE6" wp14:editId="73FCA85B">
            <wp:extent cx="57150" cy="152400"/>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3ED3AA5D" wp14:editId="593B7CA3">
            <wp:extent cx="57150" cy="152400"/>
            <wp:effectExtent l="0" t="0" r="0" b="0"/>
            <wp:docPr id="8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t xml:space="preserve"> and </w:t>
      </w:r>
      <w:r>
        <w:rPr>
          <w:noProof/>
        </w:rPr>
        <w:drawing>
          <wp:inline distT="0" distB="0" distL="114300" distR="114300" wp14:anchorId="5A2964A9" wp14:editId="0107935F">
            <wp:extent cx="76200" cy="152400"/>
            <wp:effectExtent l="0" t="0" r="0" b="0"/>
            <wp:docPr id="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76200" cy="152400"/>
                    </a:xfrm>
                    <a:prstGeom prst="rect">
                      <a:avLst/>
                    </a:prstGeom>
                    <a:ln/>
                  </pic:spPr>
                </pic:pic>
              </a:graphicData>
            </a:graphic>
          </wp:inline>
        </w:drawing>
      </w:r>
      <w:r>
        <w:rPr>
          <w:noProof/>
        </w:rPr>
        <w:drawing>
          <wp:inline distT="0" distB="0" distL="114300" distR="114300" wp14:anchorId="1AAD4D2D" wp14:editId="05766A87">
            <wp:extent cx="76200" cy="152400"/>
            <wp:effectExtent l="0" t="0" r="0" b="0"/>
            <wp:docPr id="8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4"/>
                    <a:srcRect/>
                    <a:stretch>
                      <a:fillRect/>
                    </a:stretch>
                  </pic:blipFill>
                  <pic:spPr>
                    <a:xfrm>
                      <a:off x="0" y="0"/>
                      <a:ext cx="76200" cy="152400"/>
                    </a:xfrm>
                    <a:prstGeom prst="rect">
                      <a:avLst/>
                    </a:prstGeom>
                    <a:ln/>
                  </pic:spPr>
                </pic:pic>
              </a:graphicData>
            </a:graphic>
          </wp:inline>
        </w:drawing>
      </w:r>
      <w:r>
        <w:t xml:space="preserve"> is the sigmoid function, </w:t>
      </w:r>
      <w:r>
        <w:rPr>
          <w:noProof/>
        </w:rPr>
        <w:drawing>
          <wp:inline distT="0" distB="0" distL="114300" distR="114300" wp14:anchorId="2AE17E58" wp14:editId="27B8C821">
            <wp:extent cx="161925" cy="161925"/>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161925" cy="161925"/>
                    </a:xfrm>
                    <a:prstGeom prst="rect">
                      <a:avLst/>
                    </a:prstGeom>
                    <a:ln/>
                  </pic:spPr>
                </pic:pic>
              </a:graphicData>
            </a:graphic>
          </wp:inline>
        </w:drawing>
      </w:r>
      <w:r>
        <w:rPr>
          <w:noProof/>
        </w:rPr>
        <w:drawing>
          <wp:inline distT="0" distB="0" distL="114300" distR="114300" wp14:anchorId="76E26720" wp14:editId="669B239B">
            <wp:extent cx="161925" cy="161925"/>
            <wp:effectExtent l="0" t="0" r="0" b="0"/>
            <wp:docPr id="9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5"/>
                    <a:srcRect/>
                    <a:stretch>
                      <a:fillRect/>
                    </a:stretch>
                  </pic:blipFill>
                  <pic:spPr>
                    <a:xfrm>
                      <a:off x="0" y="0"/>
                      <a:ext cx="161925" cy="161925"/>
                    </a:xfrm>
                    <a:prstGeom prst="rect">
                      <a:avLst/>
                    </a:prstGeom>
                    <a:ln/>
                  </pic:spPr>
                </pic:pic>
              </a:graphicData>
            </a:graphic>
          </wp:inline>
        </w:drawing>
      </w:r>
      <w:r>
        <w:t xml:space="preserve">denotes the weight of the connection at forget gate,  </w:t>
      </w:r>
      <w:r>
        <w:rPr>
          <w:noProof/>
        </w:rPr>
        <w:drawing>
          <wp:inline distT="0" distB="0" distL="114300" distR="114300" wp14:anchorId="68B1E5F8" wp14:editId="0BD0542E">
            <wp:extent cx="276225" cy="161925"/>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6"/>
                    <a:srcRect/>
                    <a:stretch>
                      <a:fillRect/>
                    </a:stretch>
                  </pic:blipFill>
                  <pic:spPr>
                    <a:xfrm>
                      <a:off x="0" y="0"/>
                      <a:ext cx="276225" cy="161925"/>
                    </a:xfrm>
                    <a:prstGeom prst="rect">
                      <a:avLst/>
                    </a:prstGeom>
                    <a:ln/>
                  </pic:spPr>
                </pic:pic>
              </a:graphicData>
            </a:graphic>
          </wp:inline>
        </w:drawing>
      </w:r>
      <w:r>
        <w:rPr>
          <w:noProof/>
        </w:rPr>
        <w:drawing>
          <wp:inline distT="0" distB="0" distL="114300" distR="114300" wp14:anchorId="523A3091" wp14:editId="1D660BEF">
            <wp:extent cx="276225" cy="161925"/>
            <wp:effectExtent l="0" t="0" r="0" b="0"/>
            <wp:docPr id="9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6"/>
                    <a:srcRect/>
                    <a:stretch>
                      <a:fillRect/>
                    </a:stretch>
                  </pic:blipFill>
                  <pic:spPr>
                    <a:xfrm>
                      <a:off x="0" y="0"/>
                      <a:ext cx="276225" cy="161925"/>
                    </a:xfrm>
                    <a:prstGeom prst="rect">
                      <a:avLst/>
                    </a:prstGeom>
                    <a:ln/>
                  </pic:spPr>
                </pic:pic>
              </a:graphicData>
            </a:graphic>
          </wp:inline>
        </w:drawing>
      </w:r>
      <w:r>
        <w:t>is the LSTM output from the previous layer,</w:t>
      </w:r>
      <w:r>
        <w:rPr>
          <w:noProof/>
        </w:rPr>
        <w:drawing>
          <wp:inline distT="0" distB="0" distL="114300" distR="114300" wp14:anchorId="6EE4A0D2" wp14:editId="53FA7FB0">
            <wp:extent cx="142875" cy="152400"/>
            <wp:effectExtent l="0" t="0" r="0" b="0"/>
            <wp:docPr id="9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7"/>
                    <a:srcRect/>
                    <a:stretch>
                      <a:fillRect/>
                    </a:stretch>
                  </pic:blipFill>
                  <pic:spPr>
                    <a:xfrm>
                      <a:off x="0" y="0"/>
                      <a:ext cx="142875" cy="152400"/>
                    </a:xfrm>
                    <a:prstGeom prst="rect">
                      <a:avLst/>
                    </a:prstGeom>
                    <a:ln/>
                  </pic:spPr>
                </pic:pic>
              </a:graphicData>
            </a:graphic>
          </wp:inline>
        </w:drawing>
      </w:r>
      <w:r>
        <w:rPr>
          <w:noProof/>
        </w:rPr>
        <w:drawing>
          <wp:inline distT="0" distB="0" distL="114300" distR="114300" wp14:anchorId="4C017640" wp14:editId="6F2263FE">
            <wp:extent cx="28575" cy="152400"/>
            <wp:effectExtent l="0" t="0" r="0" b="0"/>
            <wp:docPr id="9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8"/>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1562F2F3" wp14:editId="100F0881">
            <wp:extent cx="28575" cy="1524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2BC6077E" wp14:editId="671A4350">
            <wp:extent cx="152400" cy="16192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75954C65" wp14:editId="7BA0B3F3">
            <wp:extent cx="152400" cy="1619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152400" cy="161925"/>
                    </a:xfrm>
                    <a:prstGeom prst="rect">
                      <a:avLst/>
                    </a:prstGeom>
                    <a:ln/>
                  </pic:spPr>
                </pic:pic>
              </a:graphicData>
            </a:graphic>
          </wp:inline>
        </w:drawing>
      </w:r>
      <w:r>
        <w:t xml:space="preserve">denotes the input vector of the dataset, and </w:t>
      </w:r>
      <w:r>
        <w:rPr>
          <w:noProof/>
        </w:rPr>
        <w:drawing>
          <wp:inline distT="0" distB="0" distL="114300" distR="114300" wp14:anchorId="5F247BD1" wp14:editId="15AEFB96">
            <wp:extent cx="133350" cy="16192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133350" cy="161925"/>
                    </a:xfrm>
                    <a:prstGeom prst="rect">
                      <a:avLst/>
                    </a:prstGeom>
                    <a:ln/>
                  </pic:spPr>
                </pic:pic>
              </a:graphicData>
            </a:graphic>
          </wp:inline>
        </w:drawing>
      </w:r>
      <w:r>
        <w:rPr>
          <w:noProof/>
        </w:rPr>
        <w:drawing>
          <wp:inline distT="0" distB="0" distL="114300" distR="114300" wp14:anchorId="74F66A3A" wp14:editId="2C5630E0">
            <wp:extent cx="133350" cy="16192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133350" cy="161925"/>
                    </a:xfrm>
                    <a:prstGeom prst="rect">
                      <a:avLst/>
                    </a:prstGeom>
                    <a:ln/>
                  </pic:spPr>
                </pic:pic>
              </a:graphicData>
            </a:graphic>
          </wp:inline>
        </w:drawing>
      </w:r>
      <w:r>
        <w:t xml:space="preserve"> denotes the bias term for the forget gate. The next gate is the input gate which is as follows:</w:t>
      </w:r>
    </w:p>
    <w:tbl>
      <w:tblPr>
        <w:tblStyle w:val="a3"/>
        <w:tblW w:w="4525" w:type="dxa"/>
        <w:tblLayout w:type="fixed"/>
        <w:tblLook w:val="0000" w:firstRow="0" w:lastRow="0" w:firstColumn="0" w:lastColumn="0" w:noHBand="0" w:noVBand="0"/>
      </w:tblPr>
      <w:tblGrid>
        <w:gridCol w:w="534"/>
        <w:gridCol w:w="3541"/>
        <w:gridCol w:w="450"/>
      </w:tblGrid>
      <w:tr w:rsidR="00F318C7" w14:paraId="6C50859B" w14:textId="77777777">
        <w:trPr>
          <w:trHeight w:val="357"/>
        </w:trPr>
        <w:tc>
          <w:tcPr>
            <w:tcW w:w="534" w:type="dxa"/>
          </w:tcPr>
          <w:p w14:paraId="42D79861" w14:textId="77777777" w:rsidR="00F318C7" w:rsidRDefault="00F318C7">
            <w:pPr>
              <w:ind w:firstLine="0"/>
            </w:pPr>
          </w:p>
        </w:tc>
        <w:tc>
          <w:tcPr>
            <w:tcW w:w="3541" w:type="dxa"/>
          </w:tcPr>
          <w:p w14:paraId="63FD9C6D" w14:textId="77777777" w:rsidR="00F318C7" w:rsidRDefault="00993F64">
            <w:pPr>
              <w:ind w:firstLine="0"/>
              <w:jc w:val="center"/>
            </w:pPr>
            <w:r>
              <w:rPr>
                <w:noProof/>
              </w:rPr>
              <w:drawing>
                <wp:inline distT="0" distB="0" distL="114300" distR="114300" wp14:anchorId="019DDA52" wp14:editId="1FCD2035">
                  <wp:extent cx="1476375" cy="1809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1476375" cy="180975"/>
                          </a:xfrm>
                          <a:prstGeom prst="rect">
                            <a:avLst/>
                          </a:prstGeom>
                          <a:ln/>
                        </pic:spPr>
                      </pic:pic>
                    </a:graphicData>
                  </a:graphic>
                </wp:inline>
              </w:drawing>
            </w:r>
          </w:p>
        </w:tc>
        <w:tc>
          <w:tcPr>
            <w:tcW w:w="450" w:type="dxa"/>
          </w:tcPr>
          <w:p w14:paraId="1366DD9D" w14:textId="77777777" w:rsidR="00F318C7" w:rsidRDefault="00993F64">
            <w:pPr>
              <w:ind w:firstLine="0"/>
            </w:pPr>
            <w:r>
              <w:t>(4)</w:t>
            </w:r>
          </w:p>
        </w:tc>
      </w:tr>
    </w:tbl>
    <w:p w14:paraId="682286A3" w14:textId="77777777" w:rsidR="00F318C7" w:rsidRDefault="00993F64">
      <w:r>
        <w:t xml:space="preserve">Where </w:t>
      </w:r>
      <w:r>
        <w:rPr>
          <w:noProof/>
        </w:rPr>
        <w:drawing>
          <wp:inline distT="0" distB="0" distL="114300" distR="114300" wp14:anchorId="1B594F60" wp14:editId="4C46C4BE">
            <wp:extent cx="104775" cy="1524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104775" cy="152400"/>
                    </a:xfrm>
                    <a:prstGeom prst="rect">
                      <a:avLst/>
                    </a:prstGeom>
                    <a:ln/>
                  </pic:spPr>
                </pic:pic>
              </a:graphicData>
            </a:graphic>
          </wp:inline>
        </w:drawing>
      </w:r>
      <w:r>
        <w:rPr>
          <w:noProof/>
        </w:rPr>
        <w:drawing>
          <wp:inline distT="0" distB="0" distL="114300" distR="114300" wp14:anchorId="51F68B52" wp14:editId="7A4BA64C">
            <wp:extent cx="142875" cy="16192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142875" cy="161925"/>
                    </a:xfrm>
                    <a:prstGeom prst="rect">
                      <a:avLst/>
                    </a:prstGeom>
                    <a:ln/>
                  </pic:spPr>
                </pic:pic>
              </a:graphicData>
            </a:graphic>
          </wp:inline>
        </w:drawing>
      </w:r>
      <w:r>
        <w:rPr>
          <w:noProof/>
        </w:rPr>
        <w:drawing>
          <wp:inline distT="0" distB="0" distL="114300" distR="114300" wp14:anchorId="4337A5D3" wp14:editId="48E15F00">
            <wp:extent cx="142875" cy="16192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142875" cy="161925"/>
                    </a:xfrm>
                    <a:prstGeom prst="rect">
                      <a:avLst/>
                    </a:prstGeom>
                    <a:ln/>
                  </pic:spPr>
                </pic:pic>
              </a:graphicData>
            </a:graphic>
          </wp:inline>
        </w:drawing>
      </w:r>
      <w:r>
        <w:t xml:space="preserve"> is the input gate output at n layer at </w:t>
      </w:r>
      <w:proofErr w:type="spellStart"/>
      <w:r>
        <w:t>timestep</w:t>
      </w:r>
      <w:proofErr w:type="spellEnd"/>
      <w:r>
        <w:t xml:space="preserve"> </w:t>
      </w:r>
      <w:r>
        <w:rPr>
          <w:noProof/>
        </w:rPr>
        <w:drawing>
          <wp:inline distT="0" distB="0" distL="114300" distR="114300" wp14:anchorId="09066A8E" wp14:editId="56327E1C">
            <wp:extent cx="57150" cy="1524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6A1CDEAC" wp14:editId="709758E7">
            <wp:extent cx="57150" cy="15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t xml:space="preserve"> and </w:t>
      </w:r>
      <w:r>
        <w:rPr>
          <w:noProof/>
        </w:rPr>
        <w:drawing>
          <wp:inline distT="0" distB="0" distL="114300" distR="114300" wp14:anchorId="793A8FC0" wp14:editId="56A9A013">
            <wp:extent cx="76200" cy="152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76200" cy="152400"/>
                    </a:xfrm>
                    <a:prstGeom prst="rect">
                      <a:avLst/>
                    </a:prstGeom>
                    <a:ln/>
                  </pic:spPr>
                </pic:pic>
              </a:graphicData>
            </a:graphic>
          </wp:inline>
        </w:drawing>
      </w:r>
      <w:r>
        <w:rPr>
          <w:noProof/>
        </w:rPr>
        <w:drawing>
          <wp:inline distT="0" distB="0" distL="114300" distR="114300" wp14:anchorId="446EE553" wp14:editId="6D60749F">
            <wp:extent cx="76200" cy="152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76200" cy="152400"/>
                    </a:xfrm>
                    <a:prstGeom prst="rect">
                      <a:avLst/>
                    </a:prstGeom>
                    <a:ln/>
                  </pic:spPr>
                </pic:pic>
              </a:graphicData>
            </a:graphic>
          </wp:inline>
        </w:drawing>
      </w:r>
      <w:r>
        <w:t xml:space="preserve"> is the sigmoid function, </w:t>
      </w:r>
      <w:r>
        <w:rPr>
          <w:noProof/>
        </w:rPr>
        <w:drawing>
          <wp:inline distT="0" distB="0" distL="114300" distR="114300" wp14:anchorId="2866DEF1" wp14:editId="0D837BAD">
            <wp:extent cx="142875" cy="152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142875" cy="152400"/>
                    </a:xfrm>
                    <a:prstGeom prst="rect">
                      <a:avLst/>
                    </a:prstGeom>
                    <a:ln/>
                  </pic:spPr>
                </pic:pic>
              </a:graphicData>
            </a:graphic>
          </wp:inline>
        </w:drawing>
      </w:r>
      <w:r>
        <w:rPr>
          <w:noProof/>
        </w:rPr>
        <w:drawing>
          <wp:inline distT="0" distB="0" distL="114300" distR="114300" wp14:anchorId="082C5133" wp14:editId="2733D198">
            <wp:extent cx="142875" cy="152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142875" cy="152400"/>
                    </a:xfrm>
                    <a:prstGeom prst="rect">
                      <a:avLst/>
                    </a:prstGeom>
                    <a:ln/>
                  </pic:spPr>
                </pic:pic>
              </a:graphicData>
            </a:graphic>
          </wp:inline>
        </w:drawing>
      </w:r>
      <w:r>
        <w:t xml:space="preserve"> denotes the weight of the connection at the input gate, </w:t>
      </w:r>
      <w:r>
        <w:rPr>
          <w:noProof/>
        </w:rPr>
        <w:drawing>
          <wp:inline distT="0" distB="0" distL="114300" distR="114300" wp14:anchorId="09FC7350" wp14:editId="34E0754B">
            <wp:extent cx="276225" cy="1619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76225" cy="161925"/>
                    </a:xfrm>
                    <a:prstGeom prst="rect">
                      <a:avLst/>
                    </a:prstGeom>
                    <a:ln/>
                  </pic:spPr>
                </pic:pic>
              </a:graphicData>
            </a:graphic>
          </wp:inline>
        </w:drawing>
      </w:r>
      <w:r>
        <w:rPr>
          <w:noProof/>
        </w:rPr>
        <w:drawing>
          <wp:inline distT="0" distB="0" distL="114300" distR="114300" wp14:anchorId="22007EB0" wp14:editId="0808E182">
            <wp:extent cx="276225" cy="1619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6225" cy="161925"/>
                    </a:xfrm>
                    <a:prstGeom prst="rect">
                      <a:avLst/>
                    </a:prstGeom>
                    <a:ln/>
                  </pic:spPr>
                </pic:pic>
              </a:graphicData>
            </a:graphic>
          </wp:inline>
        </w:drawing>
      </w:r>
      <w:r>
        <w:t xml:space="preserve"> is the LSTM output from the previous layer, </w:t>
      </w:r>
      <w:r>
        <w:rPr>
          <w:noProof/>
        </w:rPr>
        <w:drawing>
          <wp:inline distT="0" distB="0" distL="114300" distR="114300" wp14:anchorId="57BFFB36" wp14:editId="7B152F4A">
            <wp:extent cx="152400" cy="1619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76C42091" wp14:editId="5D225016">
            <wp:extent cx="152400" cy="1619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152400" cy="161925"/>
                    </a:xfrm>
                    <a:prstGeom prst="rect">
                      <a:avLst/>
                    </a:prstGeom>
                    <a:ln/>
                  </pic:spPr>
                </pic:pic>
              </a:graphicData>
            </a:graphic>
          </wp:inline>
        </w:drawing>
      </w:r>
      <w:r>
        <w:t xml:space="preserve">denotes the input vector of the dataset, and </w:t>
      </w:r>
      <w:r>
        <w:rPr>
          <w:noProof/>
        </w:rPr>
        <w:drawing>
          <wp:inline distT="0" distB="0" distL="114300" distR="114300" wp14:anchorId="08674E1D" wp14:editId="7E2C5425">
            <wp:extent cx="114300" cy="1524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114300" cy="152400"/>
                    </a:xfrm>
                    <a:prstGeom prst="rect">
                      <a:avLst/>
                    </a:prstGeom>
                    <a:ln/>
                  </pic:spPr>
                </pic:pic>
              </a:graphicData>
            </a:graphic>
          </wp:inline>
        </w:drawing>
      </w:r>
      <w:r>
        <w:rPr>
          <w:noProof/>
        </w:rPr>
        <w:drawing>
          <wp:inline distT="0" distB="0" distL="114300" distR="114300" wp14:anchorId="05A516B1" wp14:editId="29643289">
            <wp:extent cx="114300" cy="1524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5"/>
                    <a:srcRect/>
                    <a:stretch>
                      <a:fillRect/>
                    </a:stretch>
                  </pic:blipFill>
                  <pic:spPr>
                    <a:xfrm>
                      <a:off x="0" y="0"/>
                      <a:ext cx="114300" cy="152400"/>
                    </a:xfrm>
                    <a:prstGeom prst="rect">
                      <a:avLst/>
                    </a:prstGeom>
                    <a:ln/>
                  </pic:spPr>
                </pic:pic>
              </a:graphicData>
            </a:graphic>
          </wp:inline>
        </w:drawing>
      </w:r>
      <w:r>
        <w:t xml:space="preserve"> denotes the bias term for the input gate. Similar to the input gate and forget gate, the output gate exhibits similar equations:</w:t>
      </w:r>
    </w:p>
    <w:tbl>
      <w:tblPr>
        <w:tblStyle w:val="a4"/>
        <w:tblW w:w="4525" w:type="dxa"/>
        <w:tblLayout w:type="fixed"/>
        <w:tblLook w:val="0000" w:firstRow="0" w:lastRow="0" w:firstColumn="0" w:lastColumn="0" w:noHBand="0" w:noVBand="0"/>
      </w:tblPr>
      <w:tblGrid>
        <w:gridCol w:w="534"/>
        <w:gridCol w:w="3541"/>
        <w:gridCol w:w="450"/>
      </w:tblGrid>
      <w:tr w:rsidR="00F318C7" w14:paraId="5C4BDB11" w14:textId="77777777">
        <w:trPr>
          <w:trHeight w:val="357"/>
        </w:trPr>
        <w:tc>
          <w:tcPr>
            <w:tcW w:w="534" w:type="dxa"/>
          </w:tcPr>
          <w:p w14:paraId="0F941AD2" w14:textId="77777777" w:rsidR="00F318C7" w:rsidRDefault="00F318C7">
            <w:pPr>
              <w:ind w:firstLine="0"/>
            </w:pPr>
          </w:p>
        </w:tc>
        <w:tc>
          <w:tcPr>
            <w:tcW w:w="3541" w:type="dxa"/>
          </w:tcPr>
          <w:p w14:paraId="3FD5AA94" w14:textId="77777777" w:rsidR="00F318C7" w:rsidRDefault="00993F64">
            <w:pPr>
              <w:ind w:firstLine="0"/>
              <w:jc w:val="center"/>
            </w:pPr>
            <w:r>
              <w:rPr>
                <w:noProof/>
              </w:rPr>
              <w:drawing>
                <wp:inline distT="0" distB="0" distL="114300" distR="114300" wp14:anchorId="03F36806" wp14:editId="2BEA4EC6">
                  <wp:extent cx="1533525" cy="180975"/>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1533525" cy="180975"/>
                          </a:xfrm>
                          <a:prstGeom prst="rect">
                            <a:avLst/>
                          </a:prstGeom>
                          <a:ln/>
                        </pic:spPr>
                      </pic:pic>
                    </a:graphicData>
                  </a:graphic>
                </wp:inline>
              </w:drawing>
            </w:r>
          </w:p>
        </w:tc>
        <w:tc>
          <w:tcPr>
            <w:tcW w:w="450" w:type="dxa"/>
          </w:tcPr>
          <w:p w14:paraId="02FDC3C4" w14:textId="77777777" w:rsidR="00F318C7" w:rsidRDefault="00993F64">
            <w:pPr>
              <w:ind w:firstLine="0"/>
            </w:pPr>
            <w:r>
              <w:t>(5)</w:t>
            </w:r>
          </w:p>
        </w:tc>
      </w:tr>
    </w:tbl>
    <w:p w14:paraId="6520031A" w14:textId="77777777" w:rsidR="00F318C7" w:rsidRDefault="00993F64">
      <w:bookmarkStart w:id="701" w:name="_30j0zll" w:colFirst="0" w:colLast="0"/>
      <w:bookmarkEnd w:id="701"/>
      <w:r>
        <w:t xml:space="preserve">Where </w:t>
      </w:r>
      <w:r>
        <w:rPr>
          <w:noProof/>
        </w:rPr>
        <w:drawing>
          <wp:inline distT="0" distB="0" distL="114300" distR="114300" wp14:anchorId="56DCDC4B" wp14:editId="71FC0555">
            <wp:extent cx="180975" cy="161925"/>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180975" cy="161925"/>
                    </a:xfrm>
                    <a:prstGeom prst="rect">
                      <a:avLst/>
                    </a:prstGeom>
                    <a:ln/>
                  </pic:spPr>
                </pic:pic>
              </a:graphicData>
            </a:graphic>
          </wp:inline>
        </w:drawing>
      </w:r>
      <w:r>
        <w:rPr>
          <w:noProof/>
        </w:rPr>
        <w:drawing>
          <wp:inline distT="0" distB="0" distL="114300" distR="114300" wp14:anchorId="6C6570C8" wp14:editId="0AA49FDF">
            <wp:extent cx="180975" cy="161925"/>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180975" cy="161925"/>
                    </a:xfrm>
                    <a:prstGeom prst="rect">
                      <a:avLst/>
                    </a:prstGeom>
                    <a:ln/>
                  </pic:spPr>
                </pic:pic>
              </a:graphicData>
            </a:graphic>
          </wp:inline>
        </w:drawing>
      </w:r>
      <w:r>
        <w:t xml:space="preserve"> denotes the output gate output at n layer at </w:t>
      </w:r>
      <w:proofErr w:type="spellStart"/>
      <w:r>
        <w:t>timestep</w:t>
      </w:r>
      <w:proofErr w:type="spellEnd"/>
      <w:r>
        <w:t xml:space="preserve"> </w:t>
      </w:r>
      <w:r>
        <w:rPr>
          <w:noProof/>
        </w:rPr>
        <w:drawing>
          <wp:inline distT="0" distB="0" distL="114300" distR="114300" wp14:anchorId="6895E130" wp14:editId="58ECCA99">
            <wp:extent cx="57150" cy="1524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0F253976" wp14:editId="221A0A3C">
            <wp:extent cx="57150" cy="1524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t xml:space="preserve">and </w:t>
      </w:r>
      <w:r>
        <w:rPr>
          <w:noProof/>
        </w:rPr>
        <w:drawing>
          <wp:inline distT="0" distB="0" distL="114300" distR="114300" wp14:anchorId="5C075345" wp14:editId="2012761B">
            <wp:extent cx="76200" cy="1524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76200" cy="152400"/>
                    </a:xfrm>
                    <a:prstGeom prst="rect">
                      <a:avLst/>
                    </a:prstGeom>
                    <a:ln/>
                  </pic:spPr>
                </pic:pic>
              </a:graphicData>
            </a:graphic>
          </wp:inline>
        </w:drawing>
      </w:r>
      <w:r>
        <w:rPr>
          <w:noProof/>
        </w:rPr>
        <w:drawing>
          <wp:inline distT="0" distB="0" distL="114300" distR="114300" wp14:anchorId="7F499CD5" wp14:editId="46128BF8">
            <wp:extent cx="76200" cy="152400"/>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76200" cy="152400"/>
                    </a:xfrm>
                    <a:prstGeom prst="rect">
                      <a:avLst/>
                    </a:prstGeom>
                    <a:ln/>
                  </pic:spPr>
                </pic:pic>
              </a:graphicData>
            </a:graphic>
          </wp:inline>
        </w:drawing>
      </w:r>
      <w:r>
        <w:t xml:space="preserve"> is the sigmoid function, </w:t>
      </w:r>
      <w:r>
        <w:rPr>
          <w:noProof/>
        </w:rPr>
        <w:drawing>
          <wp:inline distT="0" distB="0" distL="114300" distR="114300" wp14:anchorId="509074D8" wp14:editId="50DF74CF">
            <wp:extent cx="152400" cy="15240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152400" cy="152400"/>
                    </a:xfrm>
                    <a:prstGeom prst="rect">
                      <a:avLst/>
                    </a:prstGeom>
                    <a:ln/>
                  </pic:spPr>
                </pic:pic>
              </a:graphicData>
            </a:graphic>
          </wp:inline>
        </w:drawing>
      </w:r>
      <w:r>
        <w:rPr>
          <w:noProof/>
        </w:rPr>
        <w:drawing>
          <wp:inline distT="0" distB="0" distL="114300" distR="114300" wp14:anchorId="27910A15" wp14:editId="023C9C27">
            <wp:extent cx="152400" cy="152400"/>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8"/>
                    <a:srcRect/>
                    <a:stretch>
                      <a:fillRect/>
                    </a:stretch>
                  </pic:blipFill>
                  <pic:spPr>
                    <a:xfrm>
                      <a:off x="0" y="0"/>
                      <a:ext cx="152400" cy="152400"/>
                    </a:xfrm>
                    <a:prstGeom prst="rect">
                      <a:avLst/>
                    </a:prstGeom>
                    <a:ln/>
                  </pic:spPr>
                </pic:pic>
              </a:graphicData>
            </a:graphic>
          </wp:inline>
        </w:drawing>
      </w:r>
      <w:r>
        <w:t xml:space="preserve">denotes the weight of the connection at the output gate,  </w:t>
      </w:r>
      <w:r>
        <w:rPr>
          <w:noProof/>
        </w:rPr>
        <w:drawing>
          <wp:inline distT="0" distB="0" distL="114300" distR="114300" wp14:anchorId="6A3F3372" wp14:editId="15A58DDC">
            <wp:extent cx="66675" cy="1524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66675" cy="152400"/>
                    </a:xfrm>
                    <a:prstGeom prst="rect">
                      <a:avLst/>
                    </a:prstGeom>
                    <a:ln/>
                  </pic:spPr>
                </pic:pic>
              </a:graphicData>
            </a:graphic>
          </wp:inline>
        </w:drawing>
      </w:r>
      <w:r>
        <w:t xml:space="preserve"> </w:t>
      </w:r>
      <w:r>
        <w:rPr>
          <w:noProof/>
        </w:rPr>
        <w:drawing>
          <wp:inline distT="0" distB="0" distL="114300" distR="114300" wp14:anchorId="0B3FFB8E" wp14:editId="30A226C4">
            <wp:extent cx="276225" cy="161925"/>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276225" cy="161925"/>
                    </a:xfrm>
                    <a:prstGeom prst="rect">
                      <a:avLst/>
                    </a:prstGeom>
                    <a:ln/>
                  </pic:spPr>
                </pic:pic>
              </a:graphicData>
            </a:graphic>
          </wp:inline>
        </w:drawing>
      </w:r>
      <w:r>
        <w:rPr>
          <w:noProof/>
        </w:rPr>
        <w:drawing>
          <wp:inline distT="0" distB="0" distL="114300" distR="114300" wp14:anchorId="57B5FF2C" wp14:editId="7C0B303E">
            <wp:extent cx="276225" cy="161925"/>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76225" cy="161925"/>
                    </a:xfrm>
                    <a:prstGeom prst="rect">
                      <a:avLst/>
                    </a:prstGeom>
                    <a:ln/>
                  </pic:spPr>
                </pic:pic>
              </a:graphicData>
            </a:graphic>
          </wp:inline>
        </w:drawing>
      </w:r>
      <w:r>
        <w:t xml:space="preserve"> is the LSTM output from the previous layer, </w:t>
      </w:r>
      <w:r>
        <w:rPr>
          <w:noProof/>
        </w:rPr>
        <w:drawing>
          <wp:inline distT="0" distB="0" distL="114300" distR="114300" wp14:anchorId="5446C4FD" wp14:editId="3A001186">
            <wp:extent cx="152400" cy="161925"/>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2FAD25EF" wp14:editId="20951D04">
            <wp:extent cx="152400" cy="161925"/>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152400" cy="161925"/>
                    </a:xfrm>
                    <a:prstGeom prst="rect">
                      <a:avLst/>
                    </a:prstGeom>
                    <a:ln/>
                  </pic:spPr>
                </pic:pic>
              </a:graphicData>
            </a:graphic>
          </wp:inline>
        </w:drawing>
      </w:r>
      <w:r>
        <w:t xml:space="preserve"> denotes the input vector of the dataset, and </w:t>
      </w:r>
      <w:r>
        <w:rPr>
          <w:noProof/>
        </w:rPr>
        <w:drawing>
          <wp:inline distT="0" distB="0" distL="114300" distR="114300" wp14:anchorId="1386D81B" wp14:editId="371D3962">
            <wp:extent cx="133350" cy="1524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133350" cy="152400"/>
                    </a:xfrm>
                    <a:prstGeom prst="rect">
                      <a:avLst/>
                    </a:prstGeom>
                    <a:ln/>
                  </pic:spPr>
                </pic:pic>
              </a:graphicData>
            </a:graphic>
          </wp:inline>
        </w:drawing>
      </w:r>
      <w:r>
        <w:rPr>
          <w:noProof/>
        </w:rPr>
        <w:drawing>
          <wp:inline distT="0" distB="0" distL="114300" distR="114300" wp14:anchorId="772F3991" wp14:editId="69C06F20">
            <wp:extent cx="133350" cy="1524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133350" cy="152400"/>
                    </a:xfrm>
                    <a:prstGeom prst="rect">
                      <a:avLst/>
                    </a:prstGeom>
                    <a:ln/>
                  </pic:spPr>
                </pic:pic>
              </a:graphicData>
            </a:graphic>
          </wp:inline>
        </w:drawing>
      </w:r>
      <w:r>
        <w:t xml:space="preserve"> denotes the bias term for the output gate. Next is the input modulation gate which is a function of the input vector and the previous state output:</w:t>
      </w:r>
    </w:p>
    <w:tbl>
      <w:tblPr>
        <w:tblStyle w:val="a5"/>
        <w:tblW w:w="4525" w:type="dxa"/>
        <w:tblLayout w:type="fixed"/>
        <w:tblLook w:val="0000" w:firstRow="0" w:lastRow="0" w:firstColumn="0" w:lastColumn="0" w:noHBand="0" w:noVBand="0"/>
      </w:tblPr>
      <w:tblGrid>
        <w:gridCol w:w="534"/>
        <w:gridCol w:w="3541"/>
        <w:gridCol w:w="450"/>
      </w:tblGrid>
      <w:tr w:rsidR="00F318C7" w14:paraId="60224A95" w14:textId="77777777">
        <w:trPr>
          <w:trHeight w:val="357"/>
        </w:trPr>
        <w:tc>
          <w:tcPr>
            <w:tcW w:w="534" w:type="dxa"/>
          </w:tcPr>
          <w:p w14:paraId="1823EAD1" w14:textId="77777777" w:rsidR="00F318C7" w:rsidRDefault="00F318C7">
            <w:pPr>
              <w:ind w:firstLine="0"/>
            </w:pPr>
          </w:p>
        </w:tc>
        <w:tc>
          <w:tcPr>
            <w:tcW w:w="3541" w:type="dxa"/>
          </w:tcPr>
          <w:p w14:paraId="34F41CC2" w14:textId="77777777" w:rsidR="00F318C7" w:rsidRDefault="00993F64">
            <w:pPr>
              <w:ind w:firstLine="0"/>
              <w:jc w:val="center"/>
            </w:pPr>
            <w:r>
              <w:rPr>
                <w:noProof/>
              </w:rPr>
              <w:drawing>
                <wp:inline distT="0" distB="0" distL="114300" distR="114300" wp14:anchorId="16741DC8" wp14:editId="7FA73E7F">
                  <wp:extent cx="1695450" cy="18097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1695450" cy="180975"/>
                          </a:xfrm>
                          <a:prstGeom prst="rect">
                            <a:avLst/>
                          </a:prstGeom>
                          <a:ln/>
                        </pic:spPr>
                      </pic:pic>
                    </a:graphicData>
                  </a:graphic>
                </wp:inline>
              </w:drawing>
            </w:r>
          </w:p>
        </w:tc>
        <w:tc>
          <w:tcPr>
            <w:tcW w:w="450" w:type="dxa"/>
          </w:tcPr>
          <w:p w14:paraId="1400073C" w14:textId="77777777" w:rsidR="00F318C7" w:rsidRDefault="00993F64">
            <w:pPr>
              <w:ind w:firstLine="0"/>
            </w:pPr>
            <w:r>
              <w:t>(6)</w:t>
            </w:r>
          </w:p>
        </w:tc>
      </w:tr>
    </w:tbl>
    <w:p w14:paraId="1E942267" w14:textId="77777777" w:rsidR="00F318C7" w:rsidRDefault="00993F64">
      <w:pPr>
        <w:ind w:firstLine="142"/>
      </w:pPr>
      <w:r>
        <w:t xml:space="preserve">Where </w:t>
      </w:r>
      <w:r>
        <w:rPr>
          <w:noProof/>
        </w:rPr>
        <w:drawing>
          <wp:inline distT="0" distB="0" distL="114300" distR="114300" wp14:anchorId="4E157ADB" wp14:editId="291712FB">
            <wp:extent cx="171450" cy="161925"/>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a:stretch>
                      <a:fillRect/>
                    </a:stretch>
                  </pic:blipFill>
                  <pic:spPr>
                    <a:xfrm>
                      <a:off x="0" y="0"/>
                      <a:ext cx="171450" cy="161925"/>
                    </a:xfrm>
                    <a:prstGeom prst="rect">
                      <a:avLst/>
                    </a:prstGeom>
                    <a:ln/>
                  </pic:spPr>
                </pic:pic>
              </a:graphicData>
            </a:graphic>
          </wp:inline>
        </w:drawing>
      </w:r>
      <w:r>
        <w:rPr>
          <w:noProof/>
        </w:rPr>
        <w:drawing>
          <wp:inline distT="0" distB="0" distL="114300" distR="114300" wp14:anchorId="753FDE7A" wp14:editId="2E46F079">
            <wp:extent cx="171450" cy="161925"/>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171450" cy="161925"/>
                    </a:xfrm>
                    <a:prstGeom prst="rect">
                      <a:avLst/>
                    </a:prstGeom>
                    <a:ln/>
                  </pic:spPr>
                </pic:pic>
              </a:graphicData>
            </a:graphic>
          </wp:inline>
        </w:drawing>
      </w:r>
      <w:r>
        <w:t xml:space="preserve"> denotes the input modulation gate output at n layer at </w:t>
      </w:r>
      <w:proofErr w:type="spellStart"/>
      <w:r>
        <w:t>timestep</w:t>
      </w:r>
      <w:proofErr w:type="spellEnd"/>
      <w:r>
        <w:rPr>
          <w:noProof/>
        </w:rPr>
        <w:drawing>
          <wp:inline distT="0" distB="0" distL="114300" distR="114300" wp14:anchorId="72841910" wp14:editId="50C2631D">
            <wp:extent cx="28575" cy="1524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4C612361" wp14:editId="459723E5">
            <wp:extent cx="28575" cy="1524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5248D1FF" wp14:editId="4EACFA41">
            <wp:extent cx="57150" cy="152400"/>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5D09688D" wp14:editId="4CFCDA5D">
            <wp:extent cx="57150" cy="152400"/>
            <wp:effectExtent l="0" t="0" r="0" b="0"/>
            <wp:docPr id="6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t xml:space="preserve"> with </w:t>
      </w:r>
      <w:r>
        <w:rPr>
          <w:noProof/>
        </w:rPr>
        <w:drawing>
          <wp:inline distT="0" distB="0" distL="114300" distR="114300" wp14:anchorId="1B520644" wp14:editId="34C7286F">
            <wp:extent cx="266700" cy="152400"/>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3"/>
                    <a:srcRect/>
                    <a:stretch>
                      <a:fillRect/>
                    </a:stretch>
                  </pic:blipFill>
                  <pic:spPr>
                    <a:xfrm>
                      <a:off x="0" y="0"/>
                      <a:ext cx="266700" cy="152400"/>
                    </a:xfrm>
                    <a:prstGeom prst="rect">
                      <a:avLst/>
                    </a:prstGeom>
                    <a:ln/>
                  </pic:spPr>
                </pic:pic>
              </a:graphicData>
            </a:graphic>
          </wp:inline>
        </w:drawing>
      </w:r>
      <w:r>
        <w:rPr>
          <w:noProof/>
        </w:rPr>
        <w:drawing>
          <wp:inline distT="0" distB="0" distL="114300" distR="114300" wp14:anchorId="5766F9F9" wp14:editId="2490A285">
            <wp:extent cx="266700" cy="152400"/>
            <wp:effectExtent l="0" t="0" r="0" b="0"/>
            <wp:docPr id="7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3"/>
                    <a:srcRect/>
                    <a:stretch>
                      <a:fillRect/>
                    </a:stretch>
                  </pic:blipFill>
                  <pic:spPr>
                    <a:xfrm>
                      <a:off x="0" y="0"/>
                      <a:ext cx="266700" cy="152400"/>
                    </a:xfrm>
                    <a:prstGeom prst="rect">
                      <a:avLst/>
                    </a:prstGeom>
                    <a:ln/>
                  </pic:spPr>
                </pic:pic>
              </a:graphicData>
            </a:graphic>
          </wp:inline>
        </w:drawing>
      </w:r>
      <w:r>
        <w:t xml:space="preserve"> function, </w:t>
      </w:r>
      <w:r>
        <w:rPr>
          <w:noProof/>
        </w:rPr>
        <w:drawing>
          <wp:inline distT="0" distB="0" distL="114300" distR="114300" wp14:anchorId="5BB792B8" wp14:editId="2C8484D9">
            <wp:extent cx="142875" cy="152400"/>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4"/>
                    <a:srcRect/>
                    <a:stretch>
                      <a:fillRect/>
                    </a:stretch>
                  </pic:blipFill>
                  <pic:spPr>
                    <a:xfrm>
                      <a:off x="0" y="0"/>
                      <a:ext cx="142875" cy="152400"/>
                    </a:xfrm>
                    <a:prstGeom prst="rect">
                      <a:avLst/>
                    </a:prstGeom>
                    <a:ln/>
                  </pic:spPr>
                </pic:pic>
              </a:graphicData>
            </a:graphic>
          </wp:inline>
        </w:drawing>
      </w:r>
      <w:r>
        <w:rPr>
          <w:noProof/>
        </w:rPr>
        <w:drawing>
          <wp:inline distT="0" distB="0" distL="114300" distR="114300" wp14:anchorId="72E930CD" wp14:editId="77021C9C">
            <wp:extent cx="142875" cy="152400"/>
            <wp:effectExtent l="0" t="0" r="0" b="0"/>
            <wp:docPr id="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4"/>
                    <a:srcRect/>
                    <a:stretch>
                      <a:fillRect/>
                    </a:stretch>
                  </pic:blipFill>
                  <pic:spPr>
                    <a:xfrm>
                      <a:off x="0" y="0"/>
                      <a:ext cx="142875" cy="152400"/>
                    </a:xfrm>
                    <a:prstGeom prst="rect">
                      <a:avLst/>
                    </a:prstGeom>
                    <a:ln/>
                  </pic:spPr>
                </pic:pic>
              </a:graphicData>
            </a:graphic>
          </wp:inline>
        </w:drawing>
      </w:r>
      <w:r>
        <w:t xml:space="preserve"> denotes the weight of the connection at the input modulation gate which is based on the previous state,  </w:t>
      </w:r>
      <w:r>
        <w:rPr>
          <w:noProof/>
        </w:rPr>
        <w:drawing>
          <wp:inline distT="0" distB="0" distL="114300" distR="114300" wp14:anchorId="27107B7E" wp14:editId="3E5E5D20">
            <wp:extent cx="276225" cy="161925"/>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6"/>
                    <a:srcRect/>
                    <a:stretch>
                      <a:fillRect/>
                    </a:stretch>
                  </pic:blipFill>
                  <pic:spPr>
                    <a:xfrm>
                      <a:off x="0" y="0"/>
                      <a:ext cx="276225" cy="161925"/>
                    </a:xfrm>
                    <a:prstGeom prst="rect">
                      <a:avLst/>
                    </a:prstGeom>
                    <a:ln/>
                  </pic:spPr>
                </pic:pic>
              </a:graphicData>
            </a:graphic>
          </wp:inline>
        </w:drawing>
      </w:r>
      <w:r>
        <w:rPr>
          <w:noProof/>
        </w:rPr>
        <w:drawing>
          <wp:inline distT="0" distB="0" distL="114300" distR="114300" wp14:anchorId="452771FC" wp14:editId="154CB6D4">
            <wp:extent cx="276225" cy="161925"/>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6"/>
                    <a:srcRect/>
                    <a:stretch>
                      <a:fillRect/>
                    </a:stretch>
                  </pic:blipFill>
                  <pic:spPr>
                    <a:xfrm>
                      <a:off x="0" y="0"/>
                      <a:ext cx="276225" cy="161925"/>
                    </a:xfrm>
                    <a:prstGeom prst="rect">
                      <a:avLst/>
                    </a:prstGeom>
                    <a:ln/>
                  </pic:spPr>
                </pic:pic>
              </a:graphicData>
            </a:graphic>
          </wp:inline>
        </w:drawing>
      </w:r>
      <w:r>
        <w:t xml:space="preserve"> is the LSTM output from the previous layer, </w:t>
      </w:r>
      <w:r>
        <w:rPr>
          <w:noProof/>
        </w:rPr>
        <w:drawing>
          <wp:inline distT="0" distB="0" distL="114300" distR="114300" wp14:anchorId="3B0E942B" wp14:editId="39571575">
            <wp:extent cx="152400" cy="161925"/>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9"/>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5CDEE931" wp14:editId="6EA4E5C6">
            <wp:extent cx="152400" cy="161925"/>
            <wp:effectExtent l="0" t="0" r="0" b="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9"/>
                    <a:srcRect/>
                    <a:stretch>
                      <a:fillRect/>
                    </a:stretch>
                  </pic:blipFill>
                  <pic:spPr>
                    <a:xfrm>
                      <a:off x="0" y="0"/>
                      <a:ext cx="152400" cy="161925"/>
                    </a:xfrm>
                    <a:prstGeom prst="rect">
                      <a:avLst/>
                    </a:prstGeom>
                    <a:ln/>
                  </pic:spPr>
                </pic:pic>
              </a:graphicData>
            </a:graphic>
          </wp:inline>
        </w:drawing>
      </w:r>
      <w:r>
        <w:t xml:space="preserve"> denotes the input vector of </w:t>
      </w:r>
      <w:r>
        <w:lastRenderedPageBreak/>
        <w:t xml:space="preserve">the dataset, and </w:t>
      </w:r>
      <w:r>
        <w:rPr>
          <w:noProof/>
        </w:rPr>
        <w:drawing>
          <wp:inline distT="0" distB="0" distL="114300" distR="114300" wp14:anchorId="470FC920" wp14:editId="43A3B58E">
            <wp:extent cx="123825" cy="152400"/>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5"/>
                    <a:srcRect/>
                    <a:stretch>
                      <a:fillRect/>
                    </a:stretch>
                  </pic:blipFill>
                  <pic:spPr>
                    <a:xfrm>
                      <a:off x="0" y="0"/>
                      <a:ext cx="123825" cy="152400"/>
                    </a:xfrm>
                    <a:prstGeom prst="rect">
                      <a:avLst/>
                    </a:prstGeom>
                    <a:ln/>
                  </pic:spPr>
                </pic:pic>
              </a:graphicData>
            </a:graphic>
          </wp:inline>
        </w:drawing>
      </w:r>
      <w:r>
        <w:rPr>
          <w:noProof/>
        </w:rPr>
        <w:drawing>
          <wp:inline distT="0" distB="0" distL="114300" distR="114300" wp14:anchorId="7A78D5C2" wp14:editId="08AD7721">
            <wp:extent cx="123825" cy="15240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5"/>
                    <a:srcRect/>
                    <a:stretch>
                      <a:fillRect/>
                    </a:stretch>
                  </pic:blipFill>
                  <pic:spPr>
                    <a:xfrm>
                      <a:off x="0" y="0"/>
                      <a:ext cx="123825" cy="152400"/>
                    </a:xfrm>
                    <a:prstGeom prst="rect">
                      <a:avLst/>
                    </a:prstGeom>
                    <a:ln/>
                  </pic:spPr>
                </pic:pic>
              </a:graphicData>
            </a:graphic>
          </wp:inline>
        </w:drawing>
      </w:r>
      <w:r>
        <w:t xml:space="preserve"> denotes the bias term for the input modulation gate based on previous state gate.</w:t>
      </w:r>
    </w:p>
    <w:p w14:paraId="33F88EF4" w14:textId="77777777" w:rsidR="00F318C7" w:rsidRDefault="00993F64">
      <w:pPr>
        <w:ind w:firstLine="142"/>
      </w:pPr>
      <w:r>
        <w:t xml:space="preserve"> The state gate or memory cell consists of two terms: the previous memory cell state </w:t>
      </w:r>
      <w:r>
        <w:rPr>
          <w:noProof/>
        </w:rPr>
        <w:drawing>
          <wp:inline distT="0" distB="0" distL="114300" distR="114300" wp14:anchorId="01BFE603" wp14:editId="39E7BD55">
            <wp:extent cx="266700" cy="161925"/>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6"/>
                    <a:srcRect/>
                    <a:stretch>
                      <a:fillRect/>
                    </a:stretch>
                  </pic:blipFill>
                  <pic:spPr>
                    <a:xfrm>
                      <a:off x="0" y="0"/>
                      <a:ext cx="266700" cy="161925"/>
                    </a:xfrm>
                    <a:prstGeom prst="rect">
                      <a:avLst/>
                    </a:prstGeom>
                    <a:ln/>
                  </pic:spPr>
                </pic:pic>
              </a:graphicData>
            </a:graphic>
          </wp:inline>
        </w:drawing>
      </w:r>
      <w:r>
        <w:rPr>
          <w:noProof/>
        </w:rPr>
        <w:drawing>
          <wp:inline distT="0" distB="0" distL="114300" distR="114300" wp14:anchorId="0A574139" wp14:editId="506DDBEE">
            <wp:extent cx="266700" cy="161925"/>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srcRect/>
                    <a:stretch>
                      <a:fillRect/>
                    </a:stretch>
                  </pic:blipFill>
                  <pic:spPr>
                    <a:xfrm>
                      <a:off x="0" y="0"/>
                      <a:ext cx="266700" cy="161925"/>
                    </a:xfrm>
                    <a:prstGeom prst="rect">
                      <a:avLst/>
                    </a:prstGeom>
                    <a:ln/>
                  </pic:spPr>
                </pic:pic>
              </a:graphicData>
            </a:graphic>
          </wp:inline>
        </w:drawing>
      </w:r>
      <w:r>
        <w:t xml:space="preserve">which is modulated by forget gate </w:t>
      </w:r>
      <w:r>
        <w:rPr>
          <w:noProof/>
        </w:rPr>
        <w:drawing>
          <wp:inline distT="0" distB="0" distL="114300" distR="114300" wp14:anchorId="219B2A74" wp14:editId="58B87AAE">
            <wp:extent cx="152400" cy="161925"/>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38475D8C" wp14:editId="24DC92C3">
            <wp:extent cx="152400" cy="161925"/>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3"/>
                    <a:srcRect/>
                    <a:stretch>
                      <a:fillRect/>
                    </a:stretch>
                  </pic:blipFill>
                  <pic:spPr>
                    <a:xfrm>
                      <a:off x="0" y="0"/>
                      <a:ext cx="152400" cy="161925"/>
                    </a:xfrm>
                    <a:prstGeom prst="rect">
                      <a:avLst/>
                    </a:prstGeom>
                    <a:ln/>
                  </pic:spPr>
                </pic:pic>
              </a:graphicData>
            </a:graphic>
          </wp:inline>
        </w:drawing>
      </w:r>
      <w:r>
        <w:t xml:space="preserve">, and input modulation gate </w:t>
      </w:r>
      <w:r>
        <w:rPr>
          <w:noProof/>
        </w:rPr>
        <w:drawing>
          <wp:inline distT="0" distB="0" distL="114300" distR="114300" wp14:anchorId="3CF70095" wp14:editId="6ADE2161">
            <wp:extent cx="171450" cy="161925"/>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2"/>
                    <a:srcRect/>
                    <a:stretch>
                      <a:fillRect/>
                    </a:stretch>
                  </pic:blipFill>
                  <pic:spPr>
                    <a:xfrm>
                      <a:off x="0" y="0"/>
                      <a:ext cx="171450" cy="161925"/>
                    </a:xfrm>
                    <a:prstGeom prst="rect">
                      <a:avLst/>
                    </a:prstGeom>
                    <a:ln/>
                  </pic:spPr>
                </pic:pic>
              </a:graphicData>
            </a:graphic>
          </wp:inline>
        </w:drawing>
      </w:r>
      <w:r>
        <w:rPr>
          <w:noProof/>
        </w:rPr>
        <w:drawing>
          <wp:inline distT="0" distB="0" distL="114300" distR="114300" wp14:anchorId="66B36A7E" wp14:editId="0C093F1D">
            <wp:extent cx="171450" cy="161925"/>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2"/>
                    <a:srcRect/>
                    <a:stretch>
                      <a:fillRect/>
                    </a:stretch>
                  </pic:blipFill>
                  <pic:spPr>
                    <a:xfrm>
                      <a:off x="0" y="0"/>
                      <a:ext cx="171450" cy="161925"/>
                    </a:xfrm>
                    <a:prstGeom prst="rect">
                      <a:avLst/>
                    </a:prstGeom>
                    <a:ln/>
                  </pic:spPr>
                </pic:pic>
              </a:graphicData>
            </a:graphic>
          </wp:inline>
        </w:drawing>
      </w:r>
      <w:r>
        <w:t xml:space="preserve">which is modulated by input gate </w:t>
      </w:r>
      <w:r>
        <w:rPr>
          <w:noProof/>
        </w:rPr>
        <w:drawing>
          <wp:inline distT="0" distB="0" distL="114300" distR="114300" wp14:anchorId="59C6FF1F" wp14:editId="42361BF5">
            <wp:extent cx="142875" cy="16192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142875" cy="161925"/>
                    </a:xfrm>
                    <a:prstGeom prst="rect">
                      <a:avLst/>
                    </a:prstGeom>
                    <a:ln/>
                  </pic:spPr>
                </pic:pic>
              </a:graphicData>
            </a:graphic>
          </wp:inline>
        </w:drawing>
      </w:r>
      <w:r>
        <w:rPr>
          <w:noProof/>
        </w:rPr>
        <w:drawing>
          <wp:inline distT="0" distB="0" distL="114300" distR="114300" wp14:anchorId="30DB5BB9" wp14:editId="6A5A9A40">
            <wp:extent cx="142875" cy="161925"/>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srcRect/>
                    <a:stretch>
                      <a:fillRect/>
                    </a:stretch>
                  </pic:blipFill>
                  <pic:spPr>
                    <a:xfrm>
                      <a:off x="0" y="0"/>
                      <a:ext cx="142875" cy="161925"/>
                    </a:xfrm>
                    <a:prstGeom prst="rect">
                      <a:avLst/>
                    </a:prstGeom>
                    <a:ln/>
                  </pic:spPr>
                </pic:pic>
              </a:graphicData>
            </a:graphic>
          </wp:inline>
        </w:drawing>
      </w:r>
      <w:r>
        <w:t xml:space="preserve"> at </w:t>
      </w:r>
      <w:proofErr w:type="spellStart"/>
      <w:r>
        <w:t>timestep</w:t>
      </w:r>
      <w:proofErr w:type="spellEnd"/>
      <w:r>
        <w:t xml:space="preserve"> </w:t>
      </w:r>
      <w:r>
        <w:rPr>
          <w:noProof/>
        </w:rPr>
        <w:drawing>
          <wp:inline distT="0" distB="0" distL="114300" distR="114300" wp14:anchorId="30DC857B" wp14:editId="16F99FAB">
            <wp:extent cx="57150" cy="1524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016F30C0" wp14:editId="21ADF01F">
            <wp:extent cx="57150" cy="152400"/>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t xml:space="preserve"> :</w:t>
      </w:r>
    </w:p>
    <w:tbl>
      <w:tblPr>
        <w:tblStyle w:val="a6"/>
        <w:tblW w:w="4525" w:type="dxa"/>
        <w:tblLayout w:type="fixed"/>
        <w:tblLook w:val="0000" w:firstRow="0" w:lastRow="0" w:firstColumn="0" w:lastColumn="0" w:noHBand="0" w:noVBand="0"/>
      </w:tblPr>
      <w:tblGrid>
        <w:gridCol w:w="534"/>
        <w:gridCol w:w="3541"/>
        <w:gridCol w:w="450"/>
      </w:tblGrid>
      <w:tr w:rsidR="00F318C7" w14:paraId="4CFD2895" w14:textId="77777777">
        <w:trPr>
          <w:trHeight w:val="357"/>
        </w:trPr>
        <w:tc>
          <w:tcPr>
            <w:tcW w:w="534" w:type="dxa"/>
          </w:tcPr>
          <w:p w14:paraId="6190EFB2" w14:textId="77777777" w:rsidR="00F318C7" w:rsidRDefault="00F318C7">
            <w:pPr>
              <w:ind w:firstLine="0"/>
            </w:pPr>
          </w:p>
        </w:tc>
        <w:tc>
          <w:tcPr>
            <w:tcW w:w="3541" w:type="dxa"/>
          </w:tcPr>
          <w:p w14:paraId="10485D54" w14:textId="77777777" w:rsidR="00F318C7" w:rsidRDefault="00993F64">
            <w:pPr>
              <w:ind w:firstLine="0"/>
              <w:jc w:val="center"/>
            </w:pPr>
            <w:r>
              <w:rPr>
                <w:noProof/>
              </w:rPr>
              <w:drawing>
                <wp:inline distT="0" distB="0" distL="114300" distR="114300" wp14:anchorId="28E19BD9" wp14:editId="722496DA">
                  <wp:extent cx="1219200" cy="161925"/>
                  <wp:effectExtent l="0" t="0" r="0" b="0"/>
                  <wp:docPr id="10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7"/>
                          <a:srcRect/>
                          <a:stretch>
                            <a:fillRect/>
                          </a:stretch>
                        </pic:blipFill>
                        <pic:spPr>
                          <a:xfrm>
                            <a:off x="0" y="0"/>
                            <a:ext cx="1219200" cy="161925"/>
                          </a:xfrm>
                          <a:prstGeom prst="rect">
                            <a:avLst/>
                          </a:prstGeom>
                          <a:ln/>
                        </pic:spPr>
                      </pic:pic>
                    </a:graphicData>
                  </a:graphic>
                </wp:inline>
              </w:drawing>
            </w:r>
          </w:p>
        </w:tc>
        <w:tc>
          <w:tcPr>
            <w:tcW w:w="450" w:type="dxa"/>
          </w:tcPr>
          <w:p w14:paraId="433114F1" w14:textId="77777777" w:rsidR="00F318C7" w:rsidRDefault="00993F64">
            <w:pPr>
              <w:ind w:firstLine="0"/>
            </w:pPr>
            <w:r>
              <w:t>(7)</w:t>
            </w:r>
          </w:p>
        </w:tc>
      </w:tr>
    </w:tbl>
    <w:p w14:paraId="270ABD76" w14:textId="77777777" w:rsidR="00F318C7" w:rsidRDefault="00993F64">
      <w:r>
        <w:t>Ergo, the LSTM outputs the combination of the output gate and state gate, with the following equation:</w:t>
      </w:r>
    </w:p>
    <w:tbl>
      <w:tblPr>
        <w:tblStyle w:val="a7"/>
        <w:tblW w:w="4525" w:type="dxa"/>
        <w:tblLayout w:type="fixed"/>
        <w:tblLook w:val="0000" w:firstRow="0" w:lastRow="0" w:firstColumn="0" w:lastColumn="0" w:noHBand="0" w:noVBand="0"/>
      </w:tblPr>
      <w:tblGrid>
        <w:gridCol w:w="534"/>
        <w:gridCol w:w="3541"/>
        <w:gridCol w:w="450"/>
      </w:tblGrid>
      <w:tr w:rsidR="00F318C7" w14:paraId="611DC710" w14:textId="77777777">
        <w:trPr>
          <w:trHeight w:val="357"/>
        </w:trPr>
        <w:tc>
          <w:tcPr>
            <w:tcW w:w="534" w:type="dxa"/>
          </w:tcPr>
          <w:p w14:paraId="62132FD5" w14:textId="77777777" w:rsidR="00F318C7" w:rsidRDefault="00F318C7">
            <w:pPr>
              <w:ind w:firstLine="0"/>
            </w:pPr>
          </w:p>
        </w:tc>
        <w:tc>
          <w:tcPr>
            <w:tcW w:w="3541" w:type="dxa"/>
          </w:tcPr>
          <w:p w14:paraId="151EE1A9" w14:textId="77777777" w:rsidR="00F318C7" w:rsidRDefault="00993F64">
            <w:pPr>
              <w:ind w:firstLine="0"/>
              <w:jc w:val="center"/>
            </w:pPr>
            <w:r>
              <w:rPr>
                <w:noProof/>
              </w:rPr>
              <w:drawing>
                <wp:inline distT="0" distB="0" distL="114300" distR="114300" wp14:anchorId="00BC288A" wp14:editId="4D6BF140">
                  <wp:extent cx="1152525" cy="180975"/>
                  <wp:effectExtent l="0" t="0" r="0" b="0"/>
                  <wp:docPr id="10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8"/>
                          <a:srcRect/>
                          <a:stretch>
                            <a:fillRect/>
                          </a:stretch>
                        </pic:blipFill>
                        <pic:spPr>
                          <a:xfrm>
                            <a:off x="0" y="0"/>
                            <a:ext cx="1152525" cy="180975"/>
                          </a:xfrm>
                          <a:prstGeom prst="rect">
                            <a:avLst/>
                          </a:prstGeom>
                          <a:ln/>
                        </pic:spPr>
                      </pic:pic>
                    </a:graphicData>
                  </a:graphic>
                </wp:inline>
              </w:drawing>
            </w:r>
          </w:p>
        </w:tc>
        <w:tc>
          <w:tcPr>
            <w:tcW w:w="450" w:type="dxa"/>
          </w:tcPr>
          <w:p w14:paraId="5CC3DDB8" w14:textId="77777777" w:rsidR="00F318C7" w:rsidRDefault="00993F64">
            <w:pPr>
              <w:ind w:firstLine="0"/>
            </w:pPr>
            <w:r>
              <w:t>(8)</w:t>
            </w:r>
          </w:p>
        </w:tc>
      </w:tr>
    </w:tbl>
    <w:p w14:paraId="4E6AAE3E" w14:textId="0128562C" w:rsidR="00F318C7" w:rsidRDefault="00993F64">
      <w:r>
        <w:t xml:space="preserve">Where </w:t>
      </w:r>
      <w:r>
        <w:rPr>
          <w:noProof/>
        </w:rPr>
        <w:drawing>
          <wp:inline distT="0" distB="0" distL="114300" distR="114300" wp14:anchorId="41130A27" wp14:editId="127960AC">
            <wp:extent cx="171450" cy="161925"/>
            <wp:effectExtent l="0" t="0" r="0" b="0"/>
            <wp:docPr id="10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9"/>
                    <a:srcRect/>
                    <a:stretch>
                      <a:fillRect/>
                    </a:stretch>
                  </pic:blipFill>
                  <pic:spPr>
                    <a:xfrm>
                      <a:off x="0" y="0"/>
                      <a:ext cx="171450" cy="161925"/>
                    </a:xfrm>
                    <a:prstGeom prst="rect">
                      <a:avLst/>
                    </a:prstGeom>
                    <a:ln/>
                  </pic:spPr>
                </pic:pic>
              </a:graphicData>
            </a:graphic>
          </wp:inline>
        </w:drawing>
      </w:r>
      <w:r>
        <w:rPr>
          <w:noProof/>
        </w:rPr>
        <w:drawing>
          <wp:inline distT="0" distB="0" distL="114300" distR="114300" wp14:anchorId="557E6C8B" wp14:editId="6E16E3F7">
            <wp:extent cx="171450" cy="161925"/>
            <wp:effectExtent l="0" t="0" r="0" b="0"/>
            <wp:docPr id="10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9"/>
                    <a:srcRect/>
                    <a:stretch>
                      <a:fillRect/>
                    </a:stretch>
                  </pic:blipFill>
                  <pic:spPr>
                    <a:xfrm>
                      <a:off x="0" y="0"/>
                      <a:ext cx="171450" cy="161925"/>
                    </a:xfrm>
                    <a:prstGeom prst="rect">
                      <a:avLst/>
                    </a:prstGeom>
                    <a:ln/>
                  </pic:spPr>
                </pic:pic>
              </a:graphicData>
            </a:graphic>
          </wp:inline>
        </w:drawing>
      </w:r>
      <w:r>
        <w:t xml:space="preserve">denotes the LSTM output at n layer at </w:t>
      </w:r>
      <w:proofErr w:type="spellStart"/>
      <w:r>
        <w:t>timestep</w:t>
      </w:r>
      <w:proofErr w:type="spellEnd"/>
      <w:r>
        <w:t xml:space="preserve"> </w:t>
      </w:r>
      <w:r>
        <w:rPr>
          <w:noProof/>
        </w:rPr>
        <w:drawing>
          <wp:inline distT="0" distB="0" distL="114300" distR="114300" wp14:anchorId="7F3461E7" wp14:editId="179CDFC5">
            <wp:extent cx="57150" cy="152400"/>
            <wp:effectExtent l="0" t="0" r="0" b="0"/>
            <wp:docPr id="10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78413DFD" wp14:editId="79F4004D">
            <wp:extent cx="57150" cy="152400"/>
            <wp:effectExtent l="0" t="0" r="0" b="0"/>
            <wp:docPr id="11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1"/>
                    <a:srcRect/>
                    <a:stretch>
                      <a:fillRect/>
                    </a:stretch>
                  </pic:blipFill>
                  <pic:spPr>
                    <a:xfrm>
                      <a:off x="0" y="0"/>
                      <a:ext cx="57150" cy="152400"/>
                    </a:xfrm>
                    <a:prstGeom prst="rect">
                      <a:avLst/>
                    </a:prstGeom>
                    <a:ln/>
                  </pic:spPr>
                </pic:pic>
              </a:graphicData>
            </a:graphic>
          </wp:inline>
        </w:drawing>
      </w:r>
      <w:r>
        <w:t xml:space="preserve"> , </w:t>
      </w:r>
      <w:r>
        <w:rPr>
          <w:noProof/>
        </w:rPr>
        <w:drawing>
          <wp:inline distT="0" distB="0" distL="114300" distR="114300" wp14:anchorId="20BC91AC" wp14:editId="7D2D2529">
            <wp:extent cx="180975" cy="16192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180975" cy="161925"/>
                    </a:xfrm>
                    <a:prstGeom prst="rect">
                      <a:avLst/>
                    </a:prstGeom>
                    <a:ln/>
                  </pic:spPr>
                </pic:pic>
              </a:graphicData>
            </a:graphic>
          </wp:inline>
        </w:drawing>
      </w:r>
      <w:r>
        <w:rPr>
          <w:noProof/>
        </w:rPr>
        <w:drawing>
          <wp:inline distT="0" distB="0" distL="114300" distR="114300" wp14:anchorId="47F78025" wp14:editId="7CFBD4CB">
            <wp:extent cx="180975" cy="1619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180975" cy="161925"/>
                    </a:xfrm>
                    <a:prstGeom prst="rect">
                      <a:avLst/>
                    </a:prstGeom>
                    <a:ln/>
                  </pic:spPr>
                </pic:pic>
              </a:graphicData>
            </a:graphic>
          </wp:inline>
        </w:drawing>
      </w:r>
      <w:r>
        <w:t xml:space="preserve"> refers to the output gate’s output at n layer with </w:t>
      </w:r>
      <w:r>
        <w:rPr>
          <w:noProof/>
        </w:rPr>
        <w:drawing>
          <wp:inline distT="0" distB="0" distL="114300" distR="114300" wp14:anchorId="641F6947" wp14:editId="2416BA9C">
            <wp:extent cx="266700" cy="1524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266700" cy="152400"/>
                    </a:xfrm>
                    <a:prstGeom prst="rect">
                      <a:avLst/>
                    </a:prstGeom>
                    <a:ln/>
                  </pic:spPr>
                </pic:pic>
              </a:graphicData>
            </a:graphic>
          </wp:inline>
        </w:drawing>
      </w:r>
      <w:r>
        <w:rPr>
          <w:noProof/>
        </w:rPr>
        <w:drawing>
          <wp:inline distT="0" distB="0" distL="114300" distR="114300" wp14:anchorId="1701C924" wp14:editId="3A8E3515">
            <wp:extent cx="266700" cy="1524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266700" cy="152400"/>
                    </a:xfrm>
                    <a:prstGeom prst="rect">
                      <a:avLst/>
                    </a:prstGeom>
                    <a:ln/>
                  </pic:spPr>
                </pic:pic>
              </a:graphicData>
            </a:graphic>
          </wp:inline>
        </w:drawing>
      </w:r>
      <w:r>
        <w:t xml:space="preserve"> function, </w:t>
      </w:r>
      <w:r>
        <w:rPr>
          <w:noProof/>
        </w:rPr>
        <w:drawing>
          <wp:inline distT="0" distB="0" distL="114300" distR="114300" wp14:anchorId="7C9739A5" wp14:editId="508B7909">
            <wp:extent cx="161925" cy="1619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161925" cy="161925"/>
                    </a:xfrm>
                    <a:prstGeom prst="rect">
                      <a:avLst/>
                    </a:prstGeom>
                    <a:ln/>
                  </pic:spPr>
                </pic:pic>
              </a:graphicData>
            </a:graphic>
          </wp:inline>
        </w:drawing>
      </w:r>
      <w:r>
        <w:rPr>
          <w:noProof/>
        </w:rPr>
        <w:drawing>
          <wp:inline distT="0" distB="0" distL="114300" distR="114300" wp14:anchorId="11AF1F1F" wp14:editId="06499B5E">
            <wp:extent cx="161925" cy="1619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161925" cy="161925"/>
                    </a:xfrm>
                    <a:prstGeom prst="rect">
                      <a:avLst/>
                    </a:prstGeom>
                    <a:ln/>
                  </pic:spPr>
                </pic:pic>
              </a:graphicData>
            </a:graphic>
          </wp:inline>
        </w:drawing>
      </w:r>
      <w:r>
        <w:t xml:space="preserve"> denotes the state gate’s output at n layer as well. The LSTM node output two values to the next LSTM nodes. The subsequent LSTM node will use </w:t>
      </w:r>
      <w:proofErr w:type="gramStart"/>
      <w:r>
        <w:t>these two information</w:t>
      </w:r>
      <w:proofErr w:type="gramEnd"/>
      <w:r>
        <w:t xml:space="preserve"> accordingly to update their state and eventually the update status of the whole network. This gives the LSTM network takes the ability to take into past information.</w:t>
      </w:r>
    </w:p>
    <w:p w14:paraId="6DAB5CE8" w14:textId="77777777" w:rsidR="00F318C7" w:rsidRDefault="00993F64">
      <w:proofErr w:type="spellStart"/>
      <w:r>
        <w:t>Bidir</w:t>
      </w:r>
      <w:proofErr w:type="spellEnd"/>
      <w:r>
        <w:t xml:space="preserve">-LSTM has both forward sequences </w:t>
      </w:r>
      <w:r>
        <w:rPr>
          <w:noProof/>
        </w:rPr>
        <w:drawing>
          <wp:inline distT="0" distB="0" distL="114300" distR="114300" wp14:anchorId="50DA13FA" wp14:editId="593D4BD0">
            <wp:extent cx="66675" cy="1714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66675" cy="171450"/>
                    </a:xfrm>
                    <a:prstGeom prst="rect">
                      <a:avLst/>
                    </a:prstGeom>
                    <a:ln/>
                  </pic:spPr>
                </pic:pic>
              </a:graphicData>
            </a:graphic>
          </wp:inline>
        </w:drawing>
      </w:r>
      <w:r>
        <w:rPr>
          <w:noProof/>
        </w:rPr>
        <w:drawing>
          <wp:inline distT="0" distB="0" distL="114300" distR="114300" wp14:anchorId="1F925D48" wp14:editId="4D114A27">
            <wp:extent cx="66675" cy="1714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66675" cy="171450"/>
                    </a:xfrm>
                    <a:prstGeom prst="rect">
                      <a:avLst/>
                    </a:prstGeom>
                    <a:ln/>
                  </pic:spPr>
                </pic:pic>
              </a:graphicData>
            </a:graphic>
          </wp:inline>
        </w:drawing>
      </w:r>
      <w:r>
        <w:t xml:space="preserve"> and backward sequences </w:t>
      </w:r>
      <w:r>
        <w:rPr>
          <w:noProof/>
        </w:rPr>
        <w:drawing>
          <wp:inline distT="0" distB="0" distL="114300" distR="114300" wp14:anchorId="2B56A072" wp14:editId="35560CEE">
            <wp:extent cx="66675" cy="1714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66675" cy="171450"/>
                    </a:xfrm>
                    <a:prstGeom prst="rect">
                      <a:avLst/>
                    </a:prstGeom>
                    <a:ln/>
                  </pic:spPr>
                </pic:pic>
              </a:graphicData>
            </a:graphic>
          </wp:inline>
        </w:drawing>
      </w:r>
      <w:r>
        <w:rPr>
          <w:noProof/>
        </w:rPr>
        <w:drawing>
          <wp:inline distT="0" distB="0" distL="114300" distR="114300" wp14:anchorId="413AE64B" wp14:editId="0BA1B14D">
            <wp:extent cx="66675" cy="1714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66675" cy="171450"/>
                    </a:xfrm>
                    <a:prstGeom prst="rect">
                      <a:avLst/>
                    </a:prstGeom>
                    <a:ln/>
                  </pic:spPr>
                </pic:pic>
              </a:graphicData>
            </a:graphic>
          </wp:inline>
        </w:drawing>
      </w:r>
      <w:r>
        <w:t xml:space="preserve"> in the hidden layer. At time t, the hidden layer and the input layer can be defined as follows:</w:t>
      </w:r>
    </w:p>
    <w:tbl>
      <w:tblPr>
        <w:tblStyle w:val="a8"/>
        <w:tblW w:w="4525" w:type="dxa"/>
        <w:tblLayout w:type="fixed"/>
        <w:tblLook w:val="0000" w:firstRow="0" w:lastRow="0" w:firstColumn="0" w:lastColumn="0" w:noHBand="0" w:noVBand="0"/>
      </w:tblPr>
      <w:tblGrid>
        <w:gridCol w:w="517"/>
        <w:gridCol w:w="3458"/>
        <w:gridCol w:w="550"/>
      </w:tblGrid>
      <w:tr w:rsidR="00F318C7" w14:paraId="2E111A2C" w14:textId="77777777">
        <w:trPr>
          <w:trHeight w:val="357"/>
        </w:trPr>
        <w:tc>
          <w:tcPr>
            <w:tcW w:w="517" w:type="dxa"/>
          </w:tcPr>
          <w:p w14:paraId="62182F0F" w14:textId="77777777" w:rsidR="00F318C7" w:rsidRDefault="00F318C7">
            <w:pPr>
              <w:ind w:firstLine="0"/>
            </w:pPr>
          </w:p>
        </w:tc>
        <w:tc>
          <w:tcPr>
            <w:tcW w:w="3458" w:type="dxa"/>
          </w:tcPr>
          <w:p w14:paraId="54D2392D" w14:textId="77777777" w:rsidR="00F318C7" w:rsidRDefault="00993F64">
            <w:pPr>
              <w:ind w:firstLine="0"/>
              <w:jc w:val="center"/>
            </w:pPr>
            <w:r>
              <w:rPr>
                <w:noProof/>
              </w:rPr>
              <w:drawing>
                <wp:inline distT="0" distB="0" distL="114300" distR="114300" wp14:anchorId="551B9995" wp14:editId="1EDFD554">
                  <wp:extent cx="1143000" cy="180975"/>
                  <wp:effectExtent l="0" t="0" r="0" b="0"/>
                  <wp:docPr id="8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3"/>
                          <a:srcRect/>
                          <a:stretch>
                            <a:fillRect/>
                          </a:stretch>
                        </pic:blipFill>
                        <pic:spPr>
                          <a:xfrm>
                            <a:off x="0" y="0"/>
                            <a:ext cx="1143000" cy="180975"/>
                          </a:xfrm>
                          <a:prstGeom prst="rect">
                            <a:avLst/>
                          </a:prstGeom>
                          <a:ln/>
                        </pic:spPr>
                      </pic:pic>
                    </a:graphicData>
                  </a:graphic>
                </wp:inline>
              </w:drawing>
            </w:r>
          </w:p>
        </w:tc>
        <w:tc>
          <w:tcPr>
            <w:tcW w:w="550" w:type="dxa"/>
          </w:tcPr>
          <w:p w14:paraId="1FE84E50" w14:textId="77777777" w:rsidR="00F318C7" w:rsidRDefault="00993F64">
            <w:pPr>
              <w:ind w:firstLine="0"/>
            </w:pPr>
            <w:r>
              <w:t>(9)</w:t>
            </w:r>
          </w:p>
        </w:tc>
      </w:tr>
      <w:tr w:rsidR="00F318C7" w14:paraId="64B8960A" w14:textId="77777777">
        <w:trPr>
          <w:trHeight w:val="357"/>
        </w:trPr>
        <w:tc>
          <w:tcPr>
            <w:tcW w:w="517" w:type="dxa"/>
            <w:tcBorders>
              <w:top w:val="nil"/>
              <w:left w:val="nil"/>
              <w:bottom w:val="nil"/>
              <w:right w:val="nil"/>
            </w:tcBorders>
          </w:tcPr>
          <w:p w14:paraId="6125CBEB" w14:textId="77777777" w:rsidR="00F318C7" w:rsidRDefault="00F318C7">
            <w:pPr>
              <w:ind w:firstLine="0"/>
            </w:pPr>
          </w:p>
        </w:tc>
        <w:tc>
          <w:tcPr>
            <w:tcW w:w="3458" w:type="dxa"/>
            <w:tcBorders>
              <w:top w:val="nil"/>
              <w:left w:val="nil"/>
              <w:bottom w:val="nil"/>
              <w:right w:val="nil"/>
            </w:tcBorders>
          </w:tcPr>
          <w:p w14:paraId="020CF095" w14:textId="77777777" w:rsidR="00F318C7" w:rsidRDefault="00993F64">
            <w:pPr>
              <w:ind w:firstLine="0"/>
              <w:jc w:val="center"/>
            </w:pPr>
            <w:r>
              <w:rPr>
                <w:noProof/>
              </w:rPr>
              <w:drawing>
                <wp:inline distT="0" distB="0" distL="114300" distR="114300" wp14:anchorId="0C07B616" wp14:editId="1EE110CF">
                  <wp:extent cx="1143000" cy="180975"/>
                  <wp:effectExtent l="0" t="0" r="0" b="0"/>
                  <wp:docPr id="8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4"/>
                          <a:srcRect/>
                          <a:stretch>
                            <a:fillRect/>
                          </a:stretch>
                        </pic:blipFill>
                        <pic:spPr>
                          <a:xfrm>
                            <a:off x="0" y="0"/>
                            <a:ext cx="1143000" cy="180975"/>
                          </a:xfrm>
                          <a:prstGeom prst="rect">
                            <a:avLst/>
                          </a:prstGeom>
                          <a:ln/>
                        </pic:spPr>
                      </pic:pic>
                    </a:graphicData>
                  </a:graphic>
                </wp:inline>
              </w:drawing>
            </w:r>
          </w:p>
        </w:tc>
        <w:tc>
          <w:tcPr>
            <w:tcW w:w="550" w:type="dxa"/>
            <w:tcBorders>
              <w:top w:val="nil"/>
              <w:left w:val="nil"/>
              <w:bottom w:val="nil"/>
              <w:right w:val="nil"/>
            </w:tcBorders>
          </w:tcPr>
          <w:p w14:paraId="4576416C" w14:textId="77777777" w:rsidR="00F318C7" w:rsidRDefault="00993F64">
            <w:pPr>
              <w:ind w:firstLine="0"/>
            </w:pPr>
            <w:r>
              <w:t>(10)</w:t>
            </w:r>
          </w:p>
        </w:tc>
      </w:tr>
      <w:tr w:rsidR="00F318C7" w14:paraId="23D5AE7F" w14:textId="77777777">
        <w:trPr>
          <w:trHeight w:val="357"/>
        </w:trPr>
        <w:tc>
          <w:tcPr>
            <w:tcW w:w="517" w:type="dxa"/>
            <w:tcBorders>
              <w:top w:val="nil"/>
              <w:left w:val="nil"/>
              <w:bottom w:val="nil"/>
              <w:right w:val="nil"/>
            </w:tcBorders>
          </w:tcPr>
          <w:p w14:paraId="1860EB41" w14:textId="77777777" w:rsidR="00F318C7" w:rsidRDefault="00F318C7">
            <w:pPr>
              <w:ind w:firstLine="0"/>
            </w:pPr>
          </w:p>
        </w:tc>
        <w:tc>
          <w:tcPr>
            <w:tcW w:w="3458" w:type="dxa"/>
            <w:tcBorders>
              <w:top w:val="nil"/>
              <w:left w:val="nil"/>
              <w:bottom w:val="nil"/>
              <w:right w:val="nil"/>
            </w:tcBorders>
          </w:tcPr>
          <w:p w14:paraId="592DEC7C" w14:textId="77777777" w:rsidR="00F318C7" w:rsidRDefault="00993F64">
            <w:pPr>
              <w:ind w:firstLine="0"/>
              <w:jc w:val="center"/>
            </w:pPr>
            <w:r>
              <w:rPr>
                <w:noProof/>
              </w:rPr>
              <w:drawing>
                <wp:inline distT="0" distB="0" distL="114300" distR="114300" wp14:anchorId="3B4E8C1F" wp14:editId="4F626092">
                  <wp:extent cx="1000125" cy="180975"/>
                  <wp:effectExtent l="0" t="0" r="0" b="0"/>
                  <wp:docPr id="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5"/>
                          <a:srcRect/>
                          <a:stretch>
                            <a:fillRect/>
                          </a:stretch>
                        </pic:blipFill>
                        <pic:spPr>
                          <a:xfrm>
                            <a:off x="0" y="0"/>
                            <a:ext cx="1000125" cy="180975"/>
                          </a:xfrm>
                          <a:prstGeom prst="rect">
                            <a:avLst/>
                          </a:prstGeom>
                          <a:ln/>
                        </pic:spPr>
                      </pic:pic>
                    </a:graphicData>
                  </a:graphic>
                </wp:inline>
              </w:drawing>
            </w:r>
            <w:r>
              <w:rPr>
                <w:noProof/>
              </w:rPr>
              <w:drawing>
                <wp:inline distT="0" distB="0" distL="114300" distR="114300" wp14:anchorId="0C1F9CAE" wp14:editId="33CA784F">
                  <wp:extent cx="1000125" cy="180975"/>
                  <wp:effectExtent l="0" t="0" r="0" b="0"/>
                  <wp:docPr id="8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5"/>
                          <a:srcRect/>
                          <a:stretch>
                            <a:fillRect/>
                          </a:stretch>
                        </pic:blipFill>
                        <pic:spPr>
                          <a:xfrm>
                            <a:off x="0" y="0"/>
                            <a:ext cx="1000125" cy="180975"/>
                          </a:xfrm>
                          <a:prstGeom prst="rect">
                            <a:avLst/>
                          </a:prstGeom>
                          <a:ln/>
                        </pic:spPr>
                      </pic:pic>
                    </a:graphicData>
                  </a:graphic>
                </wp:inline>
              </w:drawing>
            </w:r>
            <w:r>
              <w:t>)</w:t>
            </w:r>
          </w:p>
        </w:tc>
        <w:tc>
          <w:tcPr>
            <w:tcW w:w="550" w:type="dxa"/>
            <w:tcBorders>
              <w:top w:val="nil"/>
              <w:left w:val="nil"/>
              <w:bottom w:val="nil"/>
              <w:right w:val="nil"/>
            </w:tcBorders>
          </w:tcPr>
          <w:p w14:paraId="51D64303" w14:textId="77777777" w:rsidR="00F318C7" w:rsidRDefault="00993F64">
            <w:pPr>
              <w:ind w:firstLine="0"/>
            </w:pPr>
            <w:r>
              <w:t>(11)</w:t>
            </w:r>
          </w:p>
        </w:tc>
      </w:tr>
    </w:tbl>
    <w:p w14:paraId="579400E6" w14:textId="77777777" w:rsidR="00F318C7" w:rsidRDefault="00993F64">
      <w:r>
        <w:t xml:space="preserve">Where </w:t>
      </w:r>
      <w:r>
        <w:rPr>
          <w:noProof/>
        </w:rPr>
        <w:drawing>
          <wp:inline distT="0" distB="0" distL="114300" distR="114300" wp14:anchorId="797631E8" wp14:editId="46658EDC">
            <wp:extent cx="66675" cy="171450"/>
            <wp:effectExtent l="0" t="0" r="0" b="0"/>
            <wp:docPr id="8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1"/>
                    <a:srcRect/>
                    <a:stretch>
                      <a:fillRect/>
                    </a:stretch>
                  </pic:blipFill>
                  <pic:spPr>
                    <a:xfrm>
                      <a:off x="0" y="0"/>
                      <a:ext cx="66675" cy="171450"/>
                    </a:xfrm>
                    <a:prstGeom prst="rect">
                      <a:avLst/>
                    </a:prstGeom>
                    <a:ln/>
                  </pic:spPr>
                </pic:pic>
              </a:graphicData>
            </a:graphic>
          </wp:inline>
        </w:drawing>
      </w:r>
      <w:r>
        <w:rPr>
          <w:noProof/>
        </w:rPr>
        <w:drawing>
          <wp:inline distT="0" distB="0" distL="114300" distR="114300" wp14:anchorId="4126783F" wp14:editId="7BDFD90F">
            <wp:extent cx="66675" cy="171450"/>
            <wp:effectExtent l="0" t="0" r="0" b="0"/>
            <wp:docPr id="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1"/>
                    <a:srcRect/>
                    <a:stretch>
                      <a:fillRect/>
                    </a:stretch>
                  </pic:blipFill>
                  <pic:spPr>
                    <a:xfrm>
                      <a:off x="0" y="0"/>
                      <a:ext cx="66675" cy="171450"/>
                    </a:xfrm>
                    <a:prstGeom prst="rect">
                      <a:avLst/>
                    </a:prstGeom>
                    <a:ln/>
                  </pic:spPr>
                </pic:pic>
              </a:graphicData>
            </a:graphic>
          </wp:inline>
        </w:drawing>
      </w:r>
      <w:r>
        <w:t xml:space="preserve">  denotes the forward sequence,</w:t>
      </w:r>
      <w:r>
        <w:rPr>
          <w:noProof/>
        </w:rPr>
        <w:drawing>
          <wp:inline distT="0" distB="0" distL="114300" distR="114300" wp14:anchorId="5596FBED" wp14:editId="1C4B8718">
            <wp:extent cx="28575" cy="15240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8"/>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188A6EF3" wp14:editId="11CF21D8">
            <wp:extent cx="28575" cy="152400"/>
            <wp:effectExtent l="0" t="0" r="0" b="0"/>
            <wp:docPr id="7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8"/>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52520C79" wp14:editId="30B54FDB">
            <wp:extent cx="66675" cy="171450"/>
            <wp:effectExtent l="0" t="0" r="0" b="0"/>
            <wp:docPr id="7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2"/>
                    <a:srcRect/>
                    <a:stretch>
                      <a:fillRect/>
                    </a:stretch>
                  </pic:blipFill>
                  <pic:spPr>
                    <a:xfrm>
                      <a:off x="0" y="0"/>
                      <a:ext cx="66675" cy="171450"/>
                    </a:xfrm>
                    <a:prstGeom prst="rect">
                      <a:avLst/>
                    </a:prstGeom>
                    <a:ln/>
                  </pic:spPr>
                </pic:pic>
              </a:graphicData>
            </a:graphic>
          </wp:inline>
        </w:drawing>
      </w:r>
      <w:r>
        <w:rPr>
          <w:noProof/>
        </w:rPr>
        <w:drawing>
          <wp:inline distT="0" distB="0" distL="114300" distR="114300" wp14:anchorId="36C54C7E" wp14:editId="4A143FA3">
            <wp:extent cx="66675" cy="171450"/>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2"/>
                    <a:srcRect/>
                    <a:stretch>
                      <a:fillRect/>
                    </a:stretch>
                  </pic:blipFill>
                  <pic:spPr>
                    <a:xfrm>
                      <a:off x="0" y="0"/>
                      <a:ext cx="66675" cy="171450"/>
                    </a:xfrm>
                    <a:prstGeom prst="rect">
                      <a:avLst/>
                    </a:prstGeom>
                    <a:ln/>
                  </pic:spPr>
                </pic:pic>
              </a:graphicData>
            </a:graphic>
          </wp:inline>
        </w:drawing>
      </w:r>
      <w:r>
        <w:t xml:space="preserve"> denotes the backward sequence of LSTM operation, </w:t>
      </w:r>
      <w:r>
        <w:rPr>
          <w:noProof/>
        </w:rPr>
        <w:drawing>
          <wp:inline distT="0" distB="0" distL="114300" distR="114300" wp14:anchorId="05DA1D18" wp14:editId="1B9AE322">
            <wp:extent cx="66675" cy="171450"/>
            <wp:effectExtent l="0" t="0" r="0" b="0"/>
            <wp:docPr id="115"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56"/>
                    <a:srcRect/>
                    <a:stretch>
                      <a:fillRect/>
                    </a:stretch>
                  </pic:blipFill>
                  <pic:spPr>
                    <a:xfrm>
                      <a:off x="0" y="0"/>
                      <a:ext cx="66675" cy="171450"/>
                    </a:xfrm>
                    <a:prstGeom prst="rect">
                      <a:avLst/>
                    </a:prstGeom>
                    <a:ln/>
                  </pic:spPr>
                </pic:pic>
              </a:graphicData>
            </a:graphic>
          </wp:inline>
        </w:drawing>
      </w:r>
      <w:r>
        <w:rPr>
          <w:noProof/>
        </w:rPr>
        <w:drawing>
          <wp:inline distT="0" distB="0" distL="114300" distR="114300" wp14:anchorId="200858C9" wp14:editId="7B42CACB">
            <wp:extent cx="66675" cy="171450"/>
            <wp:effectExtent l="0" t="0" r="0" b="0"/>
            <wp:docPr id="114"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56"/>
                    <a:srcRect/>
                    <a:stretch>
                      <a:fillRect/>
                    </a:stretch>
                  </pic:blipFill>
                  <pic:spPr>
                    <a:xfrm>
                      <a:off x="0" y="0"/>
                      <a:ext cx="66675" cy="171450"/>
                    </a:xfrm>
                    <a:prstGeom prst="rect">
                      <a:avLst/>
                    </a:prstGeom>
                    <a:ln/>
                  </pic:spPr>
                </pic:pic>
              </a:graphicData>
            </a:graphic>
          </wp:inline>
        </w:drawing>
      </w:r>
      <w:r>
        <w:t xml:space="preserve">  refers to the </w:t>
      </w:r>
      <w:proofErr w:type="spellStart"/>
      <w:r>
        <w:t>Bidir</w:t>
      </w:r>
      <w:proofErr w:type="spellEnd"/>
      <w:r>
        <w:t xml:space="preserve">-LSTM output, A refers to the activation function used in the network, W refers to the weight of the connection and B refers to the bias term. These forward and backward sequences allow the LSTM nodes to takes in previous and subsequent information to update its state, this will subsequently update the state of the whole network. This gives the </w:t>
      </w:r>
      <w:proofErr w:type="spellStart"/>
      <w:r>
        <w:t>Bidir</w:t>
      </w:r>
      <w:proofErr w:type="spellEnd"/>
      <w:r>
        <w:t>-LSTM’s properties to use past and future information to effectively output a deeper representation of a set of data inputs.</w:t>
      </w:r>
    </w:p>
    <w:p w14:paraId="63F34B53" w14:textId="3EB71AF7" w:rsidR="00F318C7" w:rsidDel="00587A59" w:rsidRDefault="00993F64">
      <w:pPr>
        <w:rPr>
          <w:del w:id="702" w:author="User" w:date="2020-04-10T06:59:00Z"/>
        </w:rPr>
      </w:pPr>
      <w:del w:id="703" w:author="User" w:date="2020-04-10T06:59:00Z">
        <w:r w:rsidDel="00587A59">
          <w:lastRenderedPageBreak/>
          <w:delText>In general, the sequential input of the activity signal can be map into CNN for convolutional operation to produce a fixed-size vector representation and is subsequently passed into Bidir-LSTM for recurrent sequence learning. The deep features extracted will then be passed to Dense-layer for classification using Softmax classifer algorithm.</w:delText>
        </w:r>
      </w:del>
    </w:p>
    <w:p w14:paraId="079D8BD8" w14:textId="77777777" w:rsidR="00F318C7" w:rsidRDefault="00993F64">
      <w:pPr>
        <w:pStyle w:val="Heading1"/>
        <w:numPr>
          <w:ilvl w:val="0"/>
          <w:numId w:val="2"/>
        </w:numPr>
      </w:pPr>
      <w:r>
        <w:t>Experiment</w:t>
      </w:r>
    </w:p>
    <w:p w14:paraId="420A8508" w14:textId="77777777" w:rsidR="00F318C7" w:rsidRDefault="00993F64">
      <w:pPr>
        <w:pStyle w:val="Heading2"/>
        <w:numPr>
          <w:ilvl w:val="1"/>
          <w:numId w:val="2"/>
        </w:numPr>
      </w:pPr>
      <w:r>
        <w:t>Experiment Setup</w:t>
      </w:r>
    </w:p>
    <w:p w14:paraId="289E5A27" w14:textId="77777777" w:rsidR="00F318C7" w:rsidRDefault="00993F64">
      <w:pPr>
        <w:pStyle w:val="Heading1"/>
        <w:numPr>
          <w:ilvl w:val="0"/>
          <w:numId w:val="2"/>
        </w:numPr>
      </w:pPr>
      <w:r>
        <w:t>Evaluation</w:t>
      </w:r>
    </w:p>
    <w:p w14:paraId="5DF54044" w14:textId="77777777" w:rsidR="00F318C7" w:rsidRDefault="00993F64">
      <w:pPr>
        <w:pStyle w:val="Heading1"/>
      </w:pPr>
      <w:r>
        <w:t>References</w:t>
      </w:r>
    </w:p>
    <w:p w14:paraId="24AF5017" w14:textId="77777777" w:rsidR="00F318C7" w:rsidRDefault="00993F64">
      <w:pPr>
        <w:widowControl w:val="0"/>
        <w:ind w:left="640" w:hanging="640"/>
        <w:rPr>
          <w:sz w:val="16"/>
          <w:szCs w:val="16"/>
        </w:rPr>
      </w:pPr>
      <w:r>
        <w:rPr>
          <w:sz w:val="16"/>
          <w:szCs w:val="16"/>
        </w:rPr>
        <w:t>[1]</w:t>
      </w:r>
      <w:r>
        <w:rPr>
          <w:sz w:val="16"/>
          <w:szCs w:val="16"/>
        </w:rPr>
        <w:tab/>
        <w:t xml:space="preserve">“WHO | Prevalence of insufficient physical activity,” </w:t>
      </w:r>
      <w:r>
        <w:rPr>
          <w:i/>
          <w:sz w:val="16"/>
          <w:szCs w:val="16"/>
        </w:rPr>
        <w:t>WHO</w:t>
      </w:r>
      <w:r>
        <w:rPr>
          <w:sz w:val="16"/>
          <w:szCs w:val="16"/>
        </w:rPr>
        <w:t>, 2018.</w:t>
      </w:r>
    </w:p>
    <w:p w14:paraId="74A03E98" w14:textId="77777777" w:rsidR="00F318C7" w:rsidRDefault="00993F64">
      <w:pPr>
        <w:widowControl w:val="0"/>
        <w:ind w:left="640" w:hanging="640"/>
        <w:rPr>
          <w:sz w:val="16"/>
          <w:szCs w:val="16"/>
        </w:rPr>
      </w:pPr>
      <w:r>
        <w:rPr>
          <w:sz w:val="16"/>
          <w:szCs w:val="16"/>
        </w:rPr>
        <w:t>[2]</w:t>
      </w:r>
      <w:r>
        <w:rPr>
          <w:sz w:val="16"/>
          <w:szCs w:val="16"/>
        </w:rPr>
        <w:tab/>
        <w:t xml:space="preserve">F. W. Booth, C. K. Roberts, and M. J. </w:t>
      </w:r>
      <w:proofErr w:type="spellStart"/>
      <w:r>
        <w:rPr>
          <w:sz w:val="16"/>
          <w:szCs w:val="16"/>
        </w:rPr>
        <w:t>Laye</w:t>
      </w:r>
      <w:proofErr w:type="spellEnd"/>
      <w:r>
        <w:rPr>
          <w:sz w:val="16"/>
          <w:szCs w:val="16"/>
        </w:rPr>
        <w:t xml:space="preserve">, “Lack of exercise is a major cause of chronic diseases,” </w:t>
      </w:r>
      <w:proofErr w:type="spellStart"/>
      <w:r>
        <w:rPr>
          <w:i/>
          <w:sz w:val="16"/>
          <w:szCs w:val="16"/>
        </w:rPr>
        <w:t>Compr</w:t>
      </w:r>
      <w:proofErr w:type="spellEnd"/>
      <w:r>
        <w:rPr>
          <w:i/>
          <w:sz w:val="16"/>
          <w:szCs w:val="16"/>
        </w:rPr>
        <w:t>. Physiol.</w:t>
      </w:r>
      <w:r>
        <w:rPr>
          <w:sz w:val="16"/>
          <w:szCs w:val="16"/>
        </w:rPr>
        <w:t>, vol. 2, no. 2, pp. 1143–1211, Apr. 2012.</w:t>
      </w:r>
    </w:p>
    <w:p w14:paraId="428E4EEB" w14:textId="77777777" w:rsidR="00F318C7" w:rsidRDefault="00993F64">
      <w:pPr>
        <w:widowControl w:val="0"/>
        <w:ind w:left="640" w:hanging="640"/>
        <w:rPr>
          <w:sz w:val="16"/>
          <w:szCs w:val="16"/>
        </w:rPr>
      </w:pPr>
      <w:r>
        <w:rPr>
          <w:sz w:val="16"/>
          <w:szCs w:val="16"/>
        </w:rPr>
        <w:t>[3]</w:t>
      </w:r>
      <w:r>
        <w:rPr>
          <w:sz w:val="16"/>
          <w:szCs w:val="16"/>
        </w:rPr>
        <w:tab/>
        <w:t xml:space="preserve">G. </w:t>
      </w:r>
      <w:proofErr w:type="spellStart"/>
      <w:r>
        <w:rPr>
          <w:sz w:val="16"/>
          <w:szCs w:val="16"/>
        </w:rPr>
        <w:t>Cattadori</w:t>
      </w:r>
      <w:proofErr w:type="spellEnd"/>
      <w:r>
        <w:rPr>
          <w:sz w:val="16"/>
          <w:szCs w:val="16"/>
        </w:rPr>
        <w:t xml:space="preserve">, C. </w:t>
      </w:r>
      <w:proofErr w:type="spellStart"/>
      <w:r>
        <w:rPr>
          <w:sz w:val="16"/>
          <w:szCs w:val="16"/>
        </w:rPr>
        <w:t>Segurini</w:t>
      </w:r>
      <w:proofErr w:type="spellEnd"/>
      <w:r>
        <w:rPr>
          <w:sz w:val="16"/>
          <w:szCs w:val="16"/>
        </w:rPr>
        <w:t xml:space="preserve">, A. </w:t>
      </w:r>
      <w:proofErr w:type="spellStart"/>
      <w:r>
        <w:rPr>
          <w:sz w:val="16"/>
          <w:szCs w:val="16"/>
        </w:rPr>
        <w:t>Picozzi</w:t>
      </w:r>
      <w:proofErr w:type="spellEnd"/>
      <w:r>
        <w:rPr>
          <w:sz w:val="16"/>
          <w:szCs w:val="16"/>
        </w:rPr>
        <w:t xml:space="preserve">, L. </w:t>
      </w:r>
      <w:proofErr w:type="spellStart"/>
      <w:r>
        <w:rPr>
          <w:sz w:val="16"/>
          <w:szCs w:val="16"/>
        </w:rPr>
        <w:t>Padeletti</w:t>
      </w:r>
      <w:proofErr w:type="spellEnd"/>
      <w:r>
        <w:rPr>
          <w:sz w:val="16"/>
          <w:szCs w:val="16"/>
        </w:rPr>
        <w:t xml:space="preserve">, and C. </w:t>
      </w:r>
      <w:proofErr w:type="spellStart"/>
      <w:r>
        <w:rPr>
          <w:sz w:val="16"/>
          <w:szCs w:val="16"/>
        </w:rPr>
        <w:t>Anzà</w:t>
      </w:r>
      <w:proofErr w:type="spellEnd"/>
      <w:r>
        <w:rPr>
          <w:sz w:val="16"/>
          <w:szCs w:val="16"/>
        </w:rPr>
        <w:t xml:space="preserve">, “Exercise and heart failure: an update,” </w:t>
      </w:r>
      <w:r>
        <w:rPr>
          <w:i/>
          <w:sz w:val="16"/>
          <w:szCs w:val="16"/>
        </w:rPr>
        <w:t>ESC Heart Failure</w:t>
      </w:r>
      <w:r>
        <w:rPr>
          <w:sz w:val="16"/>
          <w:szCs w:val="16"/>
        </w:rPr>
        <w:t>, vol. 5, no. 2. Wiley-Blackwell, pp. 222–232, Apr-2018.</w:t>
      </w:r>
    </w:p>
    <w:p w14:paraId="68767764" w14:textId="77777777" w:rsidR="00F318C7" w:rsidRDefault="00993F64">
      <w:pPr>
        <w:widowControl w:val="0"/>
        <w:ind w:left="640" w:hanging="640"/>
        <w:rPr>
          <w:sz w:val="16"/>
          <w:szCs w:val="16"/>
        </w:rPr>
      </w:pPr>
      <w:r>
        <w:rPr>
          <w:sz w:val="16"/>
          <w:szCs w:val="16"/>
        </w:rPr>
        <w:t>[4]</w:t>
      </w:r>
      <w:r>
        <w:rPr>
          <w:sz w:val="16"/>
          <w:szCs w:val="16"/>
        </w:rPr>
        <w:tab/>
        <w:t xml:space="preserve">R. A. </w:t>
      </w:r>
      <w:proofErr w:type="spellStart"/>
      <w:r>
        <w:rPr>
          <w:sz w:val="16"/>
          <w:szCs w:val="16"/>
        </w:rPr>
        <w:t>Voicu</w:t>
      </w:r>
      <w:proofErr w:type="spellEnd"/>
      <w:r>
        <w:rPr>
          <w:sz w:val="16"/>
          <w:szCs w:val="16"/>
        </w:rPr>
        <w:t xml:space="preserve">, C. </w:t>
      </w:r>
      <w:proofErr w:type="spellStart"/>
      <w:r>
        <w:rPr>
          <w:sz w:val="16"/>
          <w:szCs w:val="16"/>
        </w:rPr>
        <w:t>Dobre</w:t>
      </w:r>
      <w:proofErr w:type="spellEnd"/>
      <w:r>
        <w:rPr>
          <w:sz w:val="16"/>
          <w:szCs w:val="16"/>
        </w:rPr>
        <w:t xml:space="preserve">, L. </w:t>
      </w:r>
      <w:proofErr w:type="spellStart"/>
      <w:r>
        <w:rPr>
          <w:sz w:val="16"/>
          <w:szCs w:val="16"/>
        </w:rPr>
        <w:t>Bajenaru</w:t>
      </w:r>
      <w:proofErr w:type="spellEnd"/>
      <w:r>
        <w:rPr>
          <w:sz w:val="16"/>
          <w:szCs w:val="16"/>
        </w:rPr>
        <w:t xml:space="preserve">, and R. I. </w:t>
      </w:r>
      <w:proofErr w:type="spellStart"/>
      <w:r>
        <w:rPr>
          <w:sz w:val="16"/>
          <w:szCs w:val="16"/>
        </w:rPr>
        <w:t>Ciobanu</w:t>
      </w:r>
      <w:proofErr w:type="spellEnd"/>
      <w:r>
        <w:rPr>
          <w:sz w:val="16"/>
          <w:szCs w:val="16"/>
        </w:rPr>
        <w:t xml:space="preserve">, “Human physical activity recognition using smartphone sensors,” </w:t>
      </w:r>
      <w:r>
        <w:rPr>
          <w:i/>
          <w:sz w:val="16"/>
          <w:szCs w:val="16"/>
        </w:rPr>
        <w:t>Sensors (Switzerland)</w:t>
      </w:r>
      <w:r>
        <w:rPr>
          <w:sz w:val="16"/>
          <w:szCs w:val="16"/>
        </w:rPr>
        <w:t>, vol. 19, no. 3, Feb. 2019.</w:t>
      </w:r>
    </w:p>
    <w:p w14:paraId="23CF385B" w14:textId="77777777" w:rsidR="00F318C7" w:rsidRDefault="00993F64">
      <w:pPr>
        <w:widowControl w:val="0"/>
        <w:ind w:left="640" w:hanging="640"/>
        <w:rPr>
          <w:sz w:val="16"/>
          <w:szCs w:val="16"/>
        </w:rPr>
      </w:pPr>
      <w:r>
        <w:rPr>
          <w:sz w:val="16"/>
          <w:szCs w:val="16"/>
        </w:rPr>
        <w:t>[5]</w:t>
      </w:r>
      <w:r>
        <w:rPr>
          <w:sz w:val="16"/>
          <w:szCs w:val="16"/>
        </w:rPr>
        <w:tab/>
        <w:t xml:space="preserve">R. A. </w:t>
      </w:r>
      <w:proofErr w:type="spellStart"/>
      <w:r>
        <w:rPr>
          <w:sz w:val="16"/>
          <w:szCs w:val="16"/>
        </w:rPr>
        <w:t>Carels</w:t>
      </w:r>
      <w:proofErr w:type="spellEnd"/>
      <w:r>
        <w:rPr>
          <w:sz w:val="16"/>
          <w:szCs w:val="16"/>
        </w:rPr>
        <w:t xml:space="preserve">, L. A. Darby, S. Rydin, O. M. Douglass, H. M. </w:t>
      </w:r>
      <w:proofErr w:type="spellStart"/>
      <w:r>
        <w:rPr>
          <w:sz w:val="16"/>
          <w:szCs w:val="16"/>
        </w:rPr>
        <w:t>Cacciapaglia</w:t>
      </w:r>
      <w:proofErr w:type="spellEnd"/>
      <w:r>
        <w:rPr>
          <w:sz w:val="16"/>
          <w:szCs w:val="16"/>
        </w:rPr>
        <w:t xml:space="preserve">, and W. H. O’Brien, “The relationship between self-monitoring, outcome expectancies, difficulties with eating and exercise, and physical activity and weight loss treatment outcomes,” </w:t>
      </w:r>
      <w:r>
        <w:rPr>
          <w:i/>
          <w:sz w:val="16"/>
          <w:szCs w:val="16"/>
        </w:rPr>
        <w:t xml:space="preserve">Ann. </w:t>
      </w:r>
      <w:proofErr w:type="spellStart"/>
      <w:r>
        <w:rPr>
          <w:i/>
          <w:sz w:val="16"/>
          <w:szCs w:val="16"/>
        </w:rPr>
        <w:t>Behav</w:t>
      </w:r>
      <w:proofErr w:type="spellEnd"/>
      <w:r>
        <w:rPr>
          <w:i/>
          <w:sz w:val="16"/>
          <w:szCs w:val="16"/>
        </w:rPr>
        <w:t>. Med.</w:t>
      </w:r>
      <w:r>
        <w:rPr>
          <w:sz w:val="16"/>
          <w:szCs w:val="16"/>
        </w:rPr>
        <w:t>, vol. 30, no. 3, pp. 182–190, Dec. 2005.</w:t>
      </w:r>
    </w:p>
    <w:p w14:paraId="5FB1CCA7" w14:textId="77777777" w:rsidR="00F318C7" w:rsidRDefault="00993F64">
      <w:pPr>
        <w:widowControl w:val="0"/>
        <w:ind w:left="640" w:hanging="640"/>
        <w:rPr>
          <w:sz w:val="16"/>
          <w:szCs w:val="16"/>
        </w:rPr>
      </w:pPr>
      <w:r>
        <w:rPr>
          <w:sz w:val="16"/>
          <w:szCs w:val="16"/>
        </w:rPr>
        <w:t>[6]</w:t>
      </w:r>
      <w:r>
        <w:rPr>
          <w:sz w:val="16"/>
          <w:szCs w:val="16"/>
        </w:rPr>
        <w:tab/>
        <w:t xml:space="preserve">M. M. MacPherson, K. J. Merry, S. R. Locke, and M. E. Jung, “Effects of Mobile Health Prompts on Self-Monitoring and Exercise Behaviors Following a Diabetes Prevention Program: Secondary Analysis </w:t>
      </w:r>
      <w:proofErr w:type="gramStart"/>
      <w:r>
        <w:rPr>
          <w:sz w:val="16"/>
          <w:szCs w:val="16"/>
        </w:rPr>
        <w:t>From</w:t>
      </w:r>
      <w:proofErr w:type="gramEnd"/>
      <w:r>
        <w:rPr>
          <w:sz w:val="16"/>
          <w:szCs w:val="16"/>
        </w:rPr>
        <w:t xml:space="preserve"> a Randomized Controlled Trial.,” </w:t>
      </w:r>
      <w:r>
        <w:rPr>
          <w:i/>
          <w:sz w:val="16"/>
          <w:szCs w:val="16"/>
        </w:rPr>
        <w:t xml:space="preserve">JMIR </w:t>
      </w:r>
      <w:proofErr w:type="spellStart"/>
      <w:r>
        <w:rPr>
          <w:i/>
          <w:sz w:val="16"/>
          <w:szCs w:val="16"/>
        </w:rPr>
        <w:t>mHealth</w:t>
      </w:r>
      <w:proofErr w:type="spellEnd"/>
      <w:r>
        <w:rPr>
          <w:i/>
          <w:sz w:val="16"/>
          <w:szCs w:val="16"/>
        </w:rPr>
        <w:t xml:space="preserve"> </w:t>
      </w:r>
      <w:proofErr w:type="spellStart"/>
      <w:r>
        <w:rPr>
          <w:i/>
          <w:sz w:val="16"/>
          <w:szCs w:val="16"/>
        </w:rPr>
        <w:t>uHealth</w:t>
      </w:r>
      <w:proofErr w:type="spellEnd"/>
      <w:r>
        <w:rPr>
          <w:sz w:val="16"/>
          <w:szCs w:val="16"/>
        </w:rPr>
        <w:t>, vol. 7, no. 9, p. e12956, Sep. 2019.</w:t>
      </w:r>
    </w:p>
    <w:p w14:paraId="43051B74" w14:textId="77777777" w:rsidR="00F318C7" w:rsidRDefault="00993F64">
      <w:pPr>
        <w:widowControl w:val="0"/>
        <w:ind w:left="640" w:hanging="640"/>
        <w:rPr>
          <w:sz w:val="16"/>
          <w:szCs w:val="16"/>
        </w:rPr>
      </w:pPr>
      <w:r>
        <w:rPr>
          <w:sz w:val="16"/>
          <w:szCs w:val="16"/>
        </w:rPr>
        <w:t>[7]</w:t>
      </w:r>
      <w:r>
        <w:rPr>
          <w:sz w:val="16"/>
          <w:szCs w:val="16"/>
        </w:rPr>
        <w:tab/>
        <w:t xml:space="preserve">R. </w:t>
      </w:r>
      <w:proofErr w:type="spellStart"/>
      <w:r>
        <w:rPr>
          <w:sz w:val="16"/>
          <w:szCs w:val="16"/>
        </w:rPr>
        <w:t>Poppe</w:t>
      </w:r>
      <w:proofErr w:type="spellEnd"/>
      <w:r>
        <w:rPr>
          <w:sz w:val="16"/>
          <w:szCs w:val="16"/>
        </w:rPr>
        <w:t xml:space="preserve">, “A survey on vision-based human action recognition,” </w:t>
      </w:r>
      <w:r>
        <w:rPr>
          <w:i/>
          <w:sz w:val="16"/>
          <w:szCs w:val="16"/>
        </w:rPr>
        <w:t xml:space="preserve">Image Vis. </w:t>
      </w:r>
      <w:proofErr w:type="spellStart"/>
      <w:r>
        <w:rPr>
          <w:i/>
          <w:sz w:val="16"/>
          <w:szCs w:val="16"/>
        </w:rPr>
        <w:t>Comput</w:t>
      </w:r>
      <w:proofErr w:type="spellEnd"/>
      <w:r>
        <w:rPr>
          <w:i/>
          <w:sz w:val="16"/>
          <w:szCs w:val="16"/>
        </w:rPr>
        <w:t>.</w:t>
      </w:r>
      <w:r>
        <w:rPr>
          <w:sz w:val="16"/>
          <w:szCs w:val="16"/>
        </w:rPr>
        <w:t>, vol. 28, no. 6, pp. 976–990, 2010.</w:t>
      </w:r>
    </w:p>
    <w:p w14:paraId="35FB037D" w14:textId="77777777" w:rsidR="00F318C7" w:rsidRDefault="00993F64">
      <w:pPr>
        <w:widowControl w:val="0"/>
        <w:ind w:left="640" w:hanging="640"/>
        <w:rPr>
          <w:sz w:val="16"/>
          <w:szCs w:val="16"/>
        </w:rPr>
      </w:pPr>
      <w:r>
        <w:rPr>
          <w:sz w:val="16"/>
          <w:szCs w:val="16"/>
        </w:rPr>
        <w:t>[8]</w:t>
      </w:r>
      <w:r>
        <w:rPr>
          <w:sz w:val="16"/>
          <w:szCs w:val="16"/>
        </w:rPr>
        <w:tab/>
        <w:t xml:space="preserve">S. M. Lee, S. M., Cho, H., &amp; Yoon, “Human Activity Recognition </w:t>
      </w:r>
      <w:proofErr w:type="gramStart"/>
      <w:r>
        <w:rPr>
          <w:sz w:val="16"/>
          <w:szCs w:val="16"/>
        </w:rPr>
        <w:t>From</w:t>
      </w:r>
      <w:proofErr w:type="gramEnd"/>
      <w:r>
        <w:rPr>
          <w:sz w:val="16"/>
          <w:szCs w:val="16"/>
        </w:rPr>
        <w:t xml:space="preserve"> Accelerometer Data Using Convolutional Neural Network,” </w:t>
      </w:r>
      <w:r>
        <w:rPr>
          <w:i/>
          <w:sz w:val="16"/>
          <w:szCs w:val="16"/>
        </w:rPr>
        <w:t xml:space="preserve">IEEE Int. Conf. Big Data Smart </w:t>
      </w:r>
      <w:proofErr w:type="spellStart"/>
      <w:r>
        <w:rPr>
          <w:i/>
          <w:sz w:val="16"/>
          <w:szCs w:val="16"/>
        </w:rPr>
        <w:t>Comput</w:t>
      </w:r>
      <w:proofErr w:type="spellEnd"/>
      <w:r>
        <w:rPr>
          <w:i/>
          <w:sz w:val="16"/>
          <w:szCs w:val="16"/>
        </w:rPr>
        <w:t>. (</w:t>
      </w:r>
      <w:proofErr w:type="spellStart"/>
      <w:r>
        <w:rPr>
          <w:i/>
          <w:sz w:val="16"/>
          <w:szCs w:val="16"/>
        </w:rPr>
        <w:t>BigComp</w:t>
      </w:r>
      <w:proofErr w:type="spellEnd"/>
      <w:r>
        <w:rPr>
          <w:i/>
          <w:sz w:val="16"/>
          <w:szCs w:val="16"/>
        </w:rPr>
        <w:t>).</w:t>
      </w:r>
      <w:r>
        <w:rPr>
          <w:sz w:val="16"/>
          <w:szCs w:val="16"/>
        </w:rPr>
        <w:t>, vol. 62, pp. 131–134, 2017.</w:t>
      </w:r>
    </w:p>
    <w:p w14:paraId="79C19DC9" w14:textId="77777777" w:rsidR="00F318C7" w:rsidRDefault="00993F64">
      <w:pPr>
        <w:widowControl w:val="0"/>
        <w:ind w:left="640" w:hanging="640"/>
        <w:rPr>
          <w:sz w:val="16"/>
          <w:szCs w:val="16"/>
        </w:rPr>
      </w:pPr>
      <w:r>
        <w:rPr>
          <w:sz w:val="16"/>
          <w:szCs w:val="16"/>
        </w:rPr>
        <w:t>[9]</w:t>
      </w:r>
      <w:r>
        <w:rPr>
          <w:sz w:val="16"/>
          <w:szCs w:val="16"/>
        </w:rPr>
        <w:tab/>
        <w:t xml:space="preserve">K. Lee and M. P. Kwan, “Physical activity classification in free-living conditions using smartphone accelerometer data and exploration of predicted results,” </w:t>
      </w:r>
      <w:proofErr w:type="spellStart"/>
      <w:r>
        <w:rPr>
          <w:i/>
          <w:sz w:val="16"/>
          <w:szCs w:val="16"/>
        </w:rPr>
        <w:t>Comput</w:t>
      </w:r>
      <w:proofErr w:type="spellEnd"/>
      <w:r>
        <w:rPr>
          <w:i/>
          <w:sz w:val="16"/>
          <w:szCs w:val="16"/>
        </w:rPr>
        <w:t>. Environ. Urban Syst.</w:t>
      </w:r>
      <w:r>
        <w:rPr>
          <w:sz w:val="16"/>
          <w:szCs w:val="16"/>
        </w:rPr>
        <w:t>, vol. 67, no. September 2017, pp. 124–131, 2018.</w:t>
      </w:r>
    </w:p>
    <w:p w14:paraId="13CF1DE2" w14:textId="77777777" w:rsidR="00F318C7" w:rsidRDefault="00993F64">
      <w:pPr>
        <w:widowControl w:val="0"/>
        <w:ind w:left="640" w:hanging="640"/>
        <w:rPr>
          <w:sz w:val="16"/>
          <w:szCs w:val="16"/>
        </w:rPr>
      </w:pPr>
      <w:r>
        <w:rPr>
          <w:sz w:val="16"/>
          <w:szCs w:val="16"/>
        </w:rPr>
        <w:t>[10]</w:t>
      </w:r>
      <w:r>
        <w:rPr>
          <w:sz w:val="16"/>
          <w:szCs w:val="16"/>
        </w:rPr>
        <w:tab/>
        <w:t xml:space="preserve">J. R. </w:t>
      </w:r>
      <w:proofErr w:type="spellStart"/>
      <w:r>
        <w:rPr>
          <w:sz w:val="16"/>
          <w:szCs w:val="16"/>
        </w:rPr>
        <w:t>Kwapisz</w:t>
      </w:r>
      <w:proofErr w:type="spellEnd"/>
      <w:r>
        <w:rPr>
          <w:sz w:val="16"/>
          <w:szCs w:val="16"/>
        </w:rPr>
        <w:t xml:space="preserve">, G. M. Weiss, and S. A. Moore, “Activity recognition using cell phone accelerometers,” </w:t>
      </w:r>
      <w:r>
        <w:rPr>
          <w:i/>
          <w:sz w:val="16"/>
          <w:szCs w:val="16"/>
        </w:rPr>
        <w:t xml:space="preserve">ACM SIGKDD </w:t>
      </w:r>
      <w:proofErr w:type="spellStart"/>
      <w:r>
        <w:rPr>
          <w:i/>
          <w:sz w:val="16"/>
          <w:szCs w:val="16"/>
        </w:rPr>
        <w:t>Explor</w:t>
      </w:r>
      <w:proofErr w:type="spellEnd"/>
      <w:r>
        <w:rPr>
          <w:i/>
          <w:sz w:val="16"/>
          <w:szCs w:val="16"/>
        </w:rPr>
        <w:t xml:space="preserve">. </w:t>
      </w:r>
      <w:proofErr w:type="spellStart"/>
      <w:r>
        <w:rPr>
          <w:i/>
          <w:sz w:val="16"/>
          <w:szCs w:val="16"/>
        </w:rPr>
        <w:t>Newsl</w:t>
      </w:r>
      <w:proofErr w:type="spellEnd"/>
      <w:r>
        <w:rPr>
          <w:i/>
          <w:sz w:val="16"/>
          <w:szCs w:val="16"/>
        </w:rPr>
        <w:t>.</w:t>
      </w:r>
      <w:r>
        <w:rPr>
          <w:sz w:val="16"/>
          <w:szCs w:val="16"/>
        </w:rPr>
        <w:t>, 2011.</w:t>
      </w:r>
    </w:p>
    <w:p w14:paraId="0BBA364E" w14:textId="77777777" w:rsidR="00F318C7" w:rsidRDefault="00993F64">
      <w:pPr>
        <w:widowControl w:val="0"/>
        <w:ind w:left="640" w:hanging="640"/>
        <w:rPr>
          <w:sz w:val="16"/>
          <w:szCs w:val="16"/>
        </w:rPr>
      </w:pPr>
      <w:r>
        <w:rPr>
          <w:sz w:val="16"/>
          <w:szCs w:val="16"/>
        </w:rPr>
        <w:t>[11]</w:t>
      </w:r>
      <w:r>
        <w:rPr>
          <w:sz w:val="16"/>
          <w:szCs w:val="16"/>
        </w:rPr>
        <w:tab/>
        <w:t xml:space="preserve">L. Gao, A. K. Bourke, and J. Nelson, “Evaluation of accelerometer based multi-sensor versus single-sensor activity recognition systems,” </w:t>
      </w:r>
      <w:r>
        <w:rPr>
          <w:i/>
          <w:sz w:val="16"/>
          <w:szCs w:val="16"/>
        </w:rPr>
        <w:t>Med. Eng. Phys.</w:t>
      </w:r>
      <w:r>
        <w:rPr>
          <w:sz w:val="16"/>
          <w:szCs w:val="16"/>
        </w:rPr>
        <w:t>, vol. 36, no. 6, pp. 779–785, 2014.</w:t>
      </w:r>
    </w:p>
    <w:p w14:paraId="01C20197" w14:textId="77777777" w:rsidR="00F318C7" w:rsidRDefault="00993F64">
      <w:pPr>
        <w:widowControl w:val="0"/>
        <w:ind w:left="640" w:hanging="640"/>
        <w:rPr>
          <w:sz w:val="16"/>
          <w:szCs w:val="16"/>
        </w:rPr>
      </w:pPr>
      <w:r>
        <w:rPr>
          <w:sz w:val="16"/>
          <w:szCs w:val="16"/>
        </w:rPr>
        <w:t>[12]</w:t>
      </w:r>
      <w:r>
        <w:rPr>
          <w:sz w:val="16"/>
          <w:szCs w:val="16"/>
        </w:rPr>
        <w:tab/>
        <w:t>C. Li, “</w:t>
      </w:r>
      <w:proofErr w:type="spellStart"/>
      <w:r>
        <w:rPr>
          <w:sz w:val="16"/>
          <w:szCs w:val="16"/>
        </w:rPr>
        <w:t>DigitalCommons@USU</w:t>
      </w:r>
      <w:proofErr w:type="spellEnd"/>
      <w:r>
        <w:rPr>
          <w:sz w:val="16"/>
          <w:szCs w:val="16"/>
        </w:rPr>
        <w:t xml:space="preserve"> Wearable Computing: Accelerometer-Based Human Activity Classification Using Decision Tree,” 2017.</w:t>
      </w:r>
    </w:p>
    <w:p w14:paraId="0AC3BAA0" w14:textId="77777777" w:rsidR="00F318C7" w:rsidRDefault="00993F64">
      <w:pPr>
        <w:widowControl w:val="0"/>
        <w:ind w:left="640" w:hanging="640"/>
        <w:rPr>
          <w:sz w:val="16"/>
          <w:szCs w:val="16"/>
        </w:rPr>
      </w:pPr>
      <w:r>
        <w:rPr>
          <w:sz w:val="16"/>
          <w:szCs w:val="16"/>
        </w:rPr>
        <w:t>[13]</w:t>
      </w:r>
      <w:r>
        <w:rPr>
          <w:sz w:val="16"/>
          <w:szCs w:val="16"/>
        </w:rPr>
        <w:tab/>
        <w:t>D. Ledger and D. McCaffrey, “Inside wearables: how the science of human behavior change offers the secret to long-term engagement,” 2014.</w:t>
      </w:r>
    </w:p>
    <w:p w14:paraId="11DB4B85" w14:textId="77777777" w:rsidR="00F318C7" w:rsidRDefault="00993F64">
      <w:pPr>
        <w:widowControl w:val="0"/>
        <w:ind w:left="640" w:hanging="640"/>
        <w:rPr>
          <w:sz w:val="16"/>
          <w:szCs w:val="16"/>
        </w:rPr>
      </w:pPr>
      <w:r>
        <w:rPr>
          <w:sz w:val="16"/>
          <w:szCs w:val="16"/>
        </w:rPr>
        <w:t>[14]</w:t>
      </w:r>
      <w:r>
        <w:rPr>
          <w:sz w:val="16"/>
          <w:szCs w:val="16"/>
        </w:rPr>
        <w:tab/>
        <w:t xml:space="preserve">S. </w:t>
      </w:r>
      <w:proofErr w:type="spellStart"/>
      <w:r>
        <w:rPr>
          <w:sz w:val="16"/>
          <w:szCs w:val="16"/>
        </w:rPr>
        <w:t>Kumari</w:t>
      </w:r>
      <w:proofErr w:type="spellEnd"/>
      <w:r>
        <w:rPr>
          <w:sz w:val="16"/>
          <w:szCs w:val="16"/>
        </w:rPr>
        <w:t xml:space="preserve"> and S. K. </w:t>
      </w:r>
      <w:proofErr w:type="spellStart"/>
      <w:r>
        <w:rPr>
          <w:sz w:val="16"/>
          <w:szCs w:val="16"/>
        </w:rPr>
        <w:t>Mitra</w:t>
      </w:r>
      <w:proofErr w:type="spellEnd"/>
      <w:r>
        <w:rPr>
          <w:sz w:val="16"/>
          <w:szCs w:val="16"/>
        </w:rPr>
        <w:t xml:space="preserve">, “Human action recognition using DFT,” in </w:t>
      </w:r>
      <w:r>
        <w:rPr>
          <w:i/>
          <w:sz w:val="16"/>
          <w:szCs w:val="16"/>
        </w:rPr>
        <w:t xml:space="preserve">Proceedings - 2011 3rd National Conference on Computer Vision, Pattern Recognition, </w:t>
      </w:r>
      <w:r>
        <w:rPr>
          <w:i/>
          <w:sz w:val="16"/>
          <w:szCs w:val="16"/>
        </w:rPr>
        <w:lastRenderedPageBreak/>
        <w:t>Image Processing and Graphics, NCVPRIPG 2011</w:t>
      </w:r>
      <w:r>
        <w:rPr>
          <w:sz w:val="16"/>
          <w:szCs w:val="16"/>
        </w:rPr>
        <w:t>, 2011.</w:t>
      </w:r>
    </w:p>
    <w:p w14:paraId="24ECEB0D" w14:textId="77777777" w:rsidR="00F318C7" w:rsidRDefault="00993F64">
      <w:pPr>
        <w:widowControl w:val="0"/>
        <w:ind w:left="640" w:hanging="640"/>
        <w:rPr>
          <w:sz w:val="16"/>
          <w:szCs w:val="16"/>
        </w:rPr>
      </w:pPr>
      <w:r>
        <w:rPr>
          <w:sz w:val="16"/>
          <w:szCs w:val="16"/>
        </w:rPr>
        <w:t>[15]</w:t>
      </w:r>
      <w:r>
        <w:rPr>
          <w:sz w:val="16"/>
          <w:szCs w:val="16"/>
        </w:rPr>
        <w:tab/>
        <w:t xml:space="preserve">X. Peng, C. Zou, Y. </w:t>
      </w:r>
      <w:proofErr w:type="spellStart"/>
      <w:r>
        <w:rPr>
          <w:sz w:val="16"/>
          <w:szCs w:val="16"/>
        </w:rPr>
        <w:t>Qiao</w:t>
      </w:r>
      <w:proofErr w:type="spellEnd"/>
      <w:r>
        <w:rPr>
          <w:sz w:val="16"/>
          <w:szCs w:val="16"/>
        </w:rPr>
        <w:t xml:space="preserve">, and Q. Peng, “Action recognition with stacked fisher vectors,” in </w:t>
      </w:r>
      <w:r>
        <w:rPr>
          <w:i/>
          <w:sz w:val="16"/>
          <w:szCs w:val="16"/>
        </w:rPr>
        <w:t>Lecture Notes in Computer Science (including subseries Lecture Notes in Artificial Intelligence and Lecture Notes in Bioinformatics)</w:t>
      </w:r>
      <w:r>
        <w:rPr>
          <w:sz w:val="16"/>
          <w:szCs w:val="16"/>
        </w:rPr>
        <w:t>, 2014.</w:t>
      </w:r>
    </w:p>
    <w:p w14:paraId="30020FBA" w14:textId="77777777" w:rsidR="00F318C7" w:rsidRDefault="00993F64">
      <w:pPr>
        <w:widowControl w:val="0"/>
        <w:ind w:left="640" w:hanging="640"/>
        <w:rPr>
          <w:sz w:val="16"/>
          <w:szCs w:val="16"/>
        </w:rPr>
      </w:pPr>
      <w:r>
        <w:rPr>
          <w:sz w:val="16"/>
          <w:szCs w:val="16"/>
        </w:rPr>
        <w:t>[16]</w:t>
      </w:r>
      <w:r>
        <w:rPr>
          <w:sz w:val="16"/>
          <w:szCs w:val="16"/>
        </w:rPr>
        <w:tab/>
        <w:t xml:space="preserve">A. Jalal, S. Kamal, and D. Kim, “A Depth Video-based Human Detection and Activity Recognition using Multi-features and Embedded Hidden Markov Models for Health Care Monitoring Systems,” </w:t>
      </w:r>
      <w:r>
        <w:rPr>
          <w:i/>
          <w:sz w:val="16"/>
          <w:szCs w:val="16"/>
        </w:rPr>
        <w:t xml:space="preserve">Int. J. Interact. </w:t>
      </w:r>
      <w:proofErr w:type="spellStart"/>
      <w:r>
        <w:rPr>
          <w:i/>
          <w:sz w:val="16"/>
          <w:szCs w:val="16"/>
        </w:rPr>
        <w:t>Multimed</w:t>
      </w:r>
      <w:proofErr w:type="spellEnd"/>
      <w:r>
        <w:rPr>
          <w:i/>
          <w:sz w:val="16"/>
          <w:szCs w:val="16"/>
        </w:rPr>
        <w:t xml:space="preserve">. </w:t>
      </w:r>
      <w:proofErr w:type="spellStart"/>
      <w:r>
        <w:rPr>
          <w:i/>
          <w:sz w:val="16"/>
          <w:szCs w:val="16"/>
        </w:rPr>
        <w:t>Artif</w:t>
      </w:r>
      <w:proofErr w:type="spellEnd"/>
      <w:r>
        <w:rPr>
          <w:i/>
          <w:sz w:val="16"/>
          <w:szCs w:val="16"/>
        </w:rPr>
        <w:t xml:space="preserve">. </w:t>
      </w:r>
      <w:proofErr w:type="spellStart"/>
      <w:r>
        <w:rPr>
          <w:i/>
          <w:sz w:val="16"/>
          <w:szCs w:val="16"/>
        </w:rPr>
        <w:t>Intell</w:t>
      </w:r>
      <w:proofErr w:type="spellEnd"/>
      <w:r>
        <w:rPr>
          <w:i/>
          <w:sz w:val="16"/>
          <w:szCs w:val="16"/>
        </w:rPr>
        <w:t>.</w:t>
      </w:r>
      <w:r>
        <w:rPr>
          <w:sz w:val="16"/>
          <w:szCs w:val="16"/>
        </w:rPr>
        <w:t>, vol. 4, no. 4, p. 54, 2017.</w:t>
      </w:r>
    </w:p>
    <w:p w14:paraId="5A222507" w14:textId="77777777" w:rsidR="00F318C7" w:rsidRDefault="00993F64">
      <w:pPr>
        <w:widowControl w:val="0"/>
        <w:ind w:left="640" w:hanging="640"/>
        <w:rPr>
          <w:sz w:val="16"/>
          <w:szCs w:val="16"/>
        </w:rPr>
      </w:pPr>
      <w:r>
        <w:rPr>
          <w:sz w:val="16"/>
          <w:szCs w:val="16"/>
        </w:rPr>
        <w:t>[17]</w:t>
      </w:r>
      <w:r>
        <w:rPr>
          <w:sz w:val="16"/>
          <w:szCs w:val="16"/>
        </w:rPr>
        <w:tab/>
        <w:t xml:space="preserve">M. C. Kwon and S. Choi, “Recognition of Daily Human Activity Using an Artificial Neural Network and Smartwatch,” </w:t>
      </w:r>
      <w:proofErr w:type="spellStart"/>
      <w:r>
        <w:rPr>
          <w:i/>
          <w:sz w:val="16"/>
          <w:szCs w:val="16"/>
        </w:rPr>
        <w:t>Wirel</w:t>
      </w:r>
      <w:proofErr w:type="spellEnd"/>
      <w:r>
        <w:rPr>
          <w:i/>
          <w:sz w:val="16"/>
          <w:szCs w:val="16"/>
        </w:rPr>
        <w:t xml:space="preserve">. </w:t>
      </w:r>
      <w:proofErr w:type="spellStart"/>
      <w:r>
        <w:rPr>
          <w:i/>
          <w:sz w:val="16"/>
          <w:szCs w:val="16"/>
        </w:rPr>
        <w:t>Commun</w:t>
      </w:r>
      <w:proofErr w:type="spellEnd"/>
      <w:r>
        <w:rPr>
          <w:i/>
          <w:sz w:val="16"/>
          <w:szCs w:val="16"/>
        </w:rPr>
        <w:t xml:space="preserve">. Mob. </w:t>
      </w:r>
      <w:proofErr w:type="spellStart"/>
      <w:r>
        <w:rPr>
          <w:i/>
          <w:sz w:val="16"/>
          <w:szCs w:val="16"/>
        </w:rPr>
        <w:t>Comput</w:t>
      </w:r>
      <w:proofErr w:type="spellEnd"/>
      <w:r>
        <w:rPr>
          <w:i/>
          <w:sz w:val="16"/>
          <w:szCs w:val="16"/>
        </w:rPr>
        <w:t>.</w:t>
      </w:r>
      <w:r>
        <w:rPr>
          <w:sz w:val="16"/>
          <w:szCs w:val="16"/>
        </w:rPr>
        <w:t>, 2018.</w:t>
      </w:r>
    </w:p>
    <w:p w14:paraId="6AF3668D" w14:textId="77777777" w:rsidR="00F318C7" w:rsidRDefault="00993F64">
      <w:pPr>
        <w:widowControl w:val="0"/>
        <w:ind w:left="640" w:hanging="640"/>
        <w:rPr>
          <w:sz w:val="16"/>
          <w:szCs w:val="16"/>
        </w:rPr>
      </w:pPr>
      <w:r>
        <w:rPr>
          <w:sz w:val="16"/>
          <w:szCs w:val="16"/>
        </w:rPr>
        <w:t>[18]</w:t>
      </w:r>
      <w:r>
        <w:rPr>
          <w:sz w:val="16"/>
          <w:szCs w:val="16"/>
        </w:rPr>
        <w:tab/>
        <w:t xml:space="preserve">S. Sani, N. </w:t>
      </w:r>
      <w:proofErr w:type="spellStart"/>
      <w:r>
        <w:rPr>
          <w:sz w:val="16"/>
          <w:szCs w:val="16"/>
        </w:rPr>
        <w:t>Wiratunga</w:t>
      </w:r>
      <w:proofErr w:type="spellEnd"/>
      <w:r>
        <w:rPr>
          <w:sz w:val="16"/>
          <w:szCs w:val="16"/>
        </w:rPr>
        <w:t xml:space="preserve">, and S. Massie, “Learning Deep Features for </w:t>
      </w:r>
      <w:proofErr w:type="spellStart"/>
      <w:r>
        <w:rPr>
          <w:sz w:val="16"/>
          <w:szCs w:val="16"/>
        </w:rPr>
        <w:t>kNN</w:t>
      </w:r>
      <w:proofErr w:type="spellEnd"/>
      <w:r>
        <w:rPr>
          <w:sz w:val="16"/>
          <w:szCs w:val="16"/>
        </w:rPr>
        <w:t>-Based Human Activity Recognition,” 2017.</w:t>
      </w:r>
    </w:p>
    <w:p w14:paraId="16B2320D" w14:textId="77777777" w:rsidR="00F318C7" w:rsidRDefault="00993F64">
      <w:pPr>
        <w:widowControl w:val="0"/>
        <w:ind w:left="640" w:hanging="640"/>
        <w:rPr>
          <w:sz w:val="16"/>
          <w:szCs w:val="16"/>
        </w:rPr>
      </w:pPr>
      <w:r>
        <w:rPr>
          <w:sz w:val="16"/>
          <w:szCs w:val="16"/>
        </w:rPr>
        <w:t>[19]</w:t>
      </w:r>
      <w:r>
        <w:rPr>
          <w:sz w:val="16"/>
          <w:szCs w:val="16"/>
        </w:rPr>
        <w:tab/>
        <w:t xml:space="preserve">K. W. </w:t>
      </w:r>
      <w:proofErr w:type="spellStart"/>
      <w:r>
        <w:rPr>
          <w:sz w:val="16"/>
          <w:szCs w:val="16"/>
        </w:rPr>
        <w:t>Ching</w:t>
      </w:r>
      <w:proofErr w:type="spellEnd"/>
      <w:r>
        <w:rPr>
          <w:sz w:val="16"/>
          <w:szCs w:val="16"/>
        </w:rPr>
        <w:t xml:space="preserve">, M. M. Singh, and Z. F. </w:t>
      </w:r>
      <w:proofErr w:type="spellStart"/>
      <w:r>
        <w:rPr>
          <w:sz w:val="16"/>
          <w:szCs w:val="16"/>
        </w:rPr>
        <w:t>Zaaba</w:t>
      </w:r>
      <w:proofErr w:type="spellEnd"/>
      <w:r>
        <w:rPr>
          <w:sz w:val="16"/>
          <w:szCs w:val="16"/>
        </w:rPr>
        <w:t xml:space="preserve">, “Human activity recognition (HAR) for wearable sensors with classification techniques,” </w:t>
      </w:r>
      <w:r>
        <w:rPr>
          <w:i/>
          <w:sz w:val="16"/>
          <w:szCs w:val="16"/>
        </w:rPr>
        <w:t>Adv. Sci. Lett.</w:t>
      </w:r>
      <w:r>
        <w:rPr>
          <w:sz w:val="16"/>
          <w:szCs w:val="16"/>
        </w:rPr>
        <w:t>, vol. 23, no. 5, pp. 4206–4210, May 2017.</w:t>
      </w:r>
    </w:p>
    <w:p w14:paraId="4D36D5E4" w14:textId="77777777" w:rsidR="00F318C7" w:rsidRDefault="00993F64">
      <w:pPr>
        <w:widowControl w:val="0"/>
        <w:ind w:left="640" w:hanging="640"/>
        <w:rPr>
          <w:sz w:val="16"/>
          <w:szCs w:val="16"/>
        </w:rPr>
      </w:pPr>
      <w:r>
        <w:rPr>
          <w:sz w:val="16"/>
          <w:szCs w:val="16"/>
        </w:rPr>
        <w:t>[20]</w:t>
      </w:r>
      <w:r>
        <w:rPr>
          <w:sz w:val="16"/>
          <w:szCs w:val="16"/>
        </w:rPr>
        <w:tab/>
        <w:t xml:space="preserve">D. </w:t>
      </w:r>
      <w:proofErr w:type="spellStart"/>
      <w:r>
        <w:rPr>
          <w:sz w:val="16"/>
          <w:szCs w:val="16"/>
        </w:rPr>
        <w:t>Anguita</w:t>
      </w:r>
      <w:proofErr w:type="spellEnd"/>
      <w:r>
        <w:rPr>
          <w:sz w:val="16"/>
          <w:szCs w:val="16"/>
        </w:rPr>
        <w:t xml:space="preserve">, A. </w:t>
      </w:r>
      <w:proofErr w:type="spellStart"/>
      <w:r>
        <w:rPr>
          <w:sz w:val="16"/>
          <w:szCs w:val="16"/>
        </w:rPr>
        <w:t>Ghio</w:t>
      </w:r>
      <w:proofErr w:type="spellEnd"/>
      <w:r>
        <w:rPr>
          <w:sz w:val="16"/>
          <w:szCs w:val="16"/>
        </w:rPr>
        <w:t xml:space="preserve">, L. </w:t>
      </w:r>
      <w:proofErr w:type="spellStart"/>
      <w:r>
        <w:rPr>
          <w:sz w:val="16"/>
          <w:szCs w:val="16"/>
        </w:rPr>
        <w:t>Oneto</w:t>
      </w:r>
      <w:proofErr w:type="spellEnd"/>
      <w:r>
        <w:rPr>
          <w:sz w:val="16"/>
          <w:szCs w:val="16"/>
        </w:rPr>
        <w:t xml:space="preserve">, X. Parra, and J. L. Reyes-Ortiz, “A public domain dataset for human activity recognition using smartphones,” in </w:t>
      </w:r>
      <w:r>
        <w:rPr>
          <w:i/>
          <w:sz w:val="16"/>
          <w:szCs w:val="16"/>
        </w:rPr>
        <w:t>ESANN 2013 proceedings, 21st European Symposium on Artificial Neural Networks, Computational Intelligence and Machine Learning</w:t>
      </w:r>
      <w:r>
        <w:rPr>
          <w:sz w:val="16"/>
          <w:szCs w:val="16"/>
        </w:rPr>
        <w:t>, 2013.</w:t>
      </w:r>
    </w:p>
    <w:p w14:paraId="4BB87C5F" w14:textId="77777777" w:rsidR="00F318C7" w:rsidRDefault="00993F64">
      <w:pPr>
        <w:widowControl w:val="0"/>
        <w:ind w:left="640" w:hanging="640"/>
        <w:rPr>
          <w:sz w:val="16"/>
          <w:szCs w:val="16"/>
        </w:rPr>
      </w:pPr>
      <w:r>
        <w:rPr>
          <w:sz w:val="16"/>
          <w:szCs w:val="16"/>
        </w:rPr>
        <w:t>[21]</w:t>
      </w:r>
      <w:r>
        <w:rPr>
          <w:sz w:val="16"/>
          <w:szCs w:val="16"/>
        </w:rPr>
        <w:tab/>
        <w:t xml:space="preserve">A. </w:t>
      </w:r>
      <w:proofErr w:type="spellStart"/>
      <w:r>
        <w:rPr>
          <w:sz w:val="16"/>
          <w:szCs w:val="16"/>
        </w:rPr>
        <w:t>Bayat</w:t>
      </w:r>
      <w:proofErr w:type="spellEnd"/>
      <w:r>
        <w:rPr>
          <w:sz w:val="16"/>
          <w:szCs w:val="16"/>
        </w:rPr>
        <w:t xml:space="preserve">, M. </w:t>
      </w:r>
      <w:proofErr w:type="spellStart"/>
      <w:r>
        <w:rPr>
          <w:sz w:val="16"/>
          <w:szCs w:val="16"/>
        </w:rPr>
        <w:t>Pomplun</w:t>
      </w:r>
      <w:proofErr w:type="spellEnd"/>
      <w:r>
        <w:rPr>
          <w:sz w:val="16"/>
          <w:szCs w:val="16"/>
        </w:rPr>
        <w:t xml:space="preserve">, and D. A. Tran, “A study on human activity recognition using accelerometer data from smartphones,” </w:t>
      </w:r>
      <w:r>
        <w:rPr>
          <w:i/>
          <w:sz w:val="16"/>
          <w:szCs w:val="16"/>
        </w:rPr>
        <w:t xml:space="preserve">Procedia </w:t>
      </w:r>
      <w:proofErr w:type="spellStart"/>
      <w:r>
        <w:rPr>
          <w:i/>
          <w:sz w:val="16"/>
          <w:szCs w:val="16"/>
        </w:rPr>
        <w:t>Comput</w:t>
      </w:r>
      <w:proofErr w:type="spellEnd"/>
      <w:r>
        <w:rPr>
          <w:i/>
          <w:sz w:val="16"/>
          <w:szCs w:val="16"/>
        </w:rPr>
        <w:t>. Sci.</w:t>
      </w:r>
      <w:r>
        <w:rPr>
          <w:sz w:val="16"/>
          <w:szCs w:val="16"/>
        </w:rPr>
        <w:t>, vol. 34, pp. 450–457, 2014.</w:t>
      </w:r>
    </w:p>
    <w:p w14:paraId="7F881B9B" w14:textId="77777777" w:rsidR="00F318C7" w:rsidRDefault="00993F64">
      <w:pPr>
        <w:widowControl w:val="0"/>
        <w:ind w:left="640" w:hanging="640"/>
        <w:rPr>
          <w:sz w:val="16"/>
          <w:szCs w:val="16"/>
        </w:rPr>
      </w:pPr>
      <w:r>
        <w:rPr>
          <w:sz w:val="16"/>
          <w:szCs w:val="16"/>
        </w:rPr>
        <w:t>[22]</w:t>
      </w:r>
      <w:r>
        <w:rPr>
          <w:sz w:val="16"/>
          <w:szCs w:val="16"/>
        </w:rPr>
        <w:tab/>
        <w:t xml:space="preserve">T. </w:t>
      </w:r>
      <w:proofErr w:type="spellStart"/>
      <w:r>
        <w:rPr>
          <w:sz w:val="16"/>
          <w:szCs w:val="16"/>
        </w:rPr>
        <w:t>Brezmes</w:t>
      </w:r>
      <w:proofErr w:type="spellEnd"/>
      <w:r>
        <w:rPr>
          <w:sz w:val="16"/>
          <w:szCs w:val="16"/>
        </w:rPr>
        <w:t xml:space="preserve">, J. L. </w:t>
      </w:r>
      <w:proofErr w:type="spellStart"/>
      <w:r>
        <w:rPr>
          <w:sz w:val="16"/>
          <w:szCs w:val="16"/>
        </w:rPr>
        <w:t>Gorricho</w:t>
      </w:r>
      <w:proofErr w:type="spellEnd"/>
      <w:r>
        <w:rPr>
          <w:sz w:val="16"/>
          <w:szCs w:val="16"/>
        </w:rPr>
        <w:t xml:space="preserve">, and J. </w:t>
      </w:r>
      <w:proofErr w:type="spellStart"/>
      <w:r>
        <w:rPr>
          <w:sz w:val="16"/>
          <w:szCs w:val="16"/>
        </w:rPr>
        <w:t>Cotrina</w:t>
      </w:r>
      <w:proofErr w:type="spellEnd"/>
      <w:r>
        <w:rPr>
          <w:sz w:val="16"/>
          <w:szCs w:val="16"/>
        </w:rPr>
        <w:t xml:space="preserve">, “Activity recognition from accelerometer data on a mobile phone,” </w:t>
      </w:r>
      <w:r>
        <w:rPr>
          <w:i/>
          <w:sz w:val="16"/>
          <w:szCs w:val="16"/>
        </w:rPr>
        <w:t xml:space="preserve">Lect. Notes </w:t>
      </w:r>
      <w:proofErr w:type="spellStart"/>
      <w:r>
        <w:rPr>
          <w:i/>
          <w:sz w:val="16"/>
          <w:szCs w:val="16"/>
        </w:rPr>
        <w:t>Comput</w:t>
      </w:r>
      <w:proofErr w:type="spellEnd"/>
      <w:r>
        <w:rPr>
          <w:i/>
          <w:sz w:val="16"/>
          <w:szCs w:val="16"/>
        </w:rPr>
        <w:t xml:space="preserve">. Sci. (including </w:t>
      </w:r>
      <w:proofErr w:type="spellStart"/>
      <w:r>
        <w:rPr>
          <w:i/>
          <w:sz w:val="16"/>
          <w:szCs w:val="16"/>
        </w:rPr>
        <w:t>Subser</w:t>
      </w:r>
      <w:proofErr w:type="spellEnd"/>
      <w:r>
        <w:rPr>
          <w:i/>
          <w:sz w:val="16"/>
          <w:szCs w:val="16"/>
        </w:rPr>
        <w:t xml:space="preserve">. Lect. Notes </w:t>
      </w:r>
      <w:proofErr w:type="spellStart"/>
      <w:r>
        <w:rPr>
          <w:i/>
          <w:sz w:val="16"/>
          <w:szCs w:val="16"/>
        </w:rPr>
        <w:t>Artif</w:t>
      </w:r>
      <w:proofErr w:type="spellEnd"/>
      <w:r>
        <w:rPr>
          <w:i/>
          <w:sz w:val="16"/>
          <w:szCs w:val="16"/>
        </w:rPr>
        <w:t xml:space="preserve">. </w:t>
      </w:r>
      <w:proofErr w:type="spellStart"/>
      <w:r>
        <w:rPr>
          <w:i/>
          <w:sz w:val="16"/>
          <w:szCs w:val="16"/>
        </w:rPr>
        <w:t>Intell</w:t>
      </w:r>
      <w:proofErr w:type="spellEnd"/>
      <w:r>
        <w:rPr>
          <w:i/>
          <w:sz w:val="16"/>
          <w:szCs w:val="16"/>
        </w:rPr>
        <w:t>. Lect. Notes Bioinformatics)</w:t>
      </w:r>
      <w:r>
        <w:rPr>
          <w:sz w:val="16"/>
          <w:szCs w:val="16"/>
        </w:rPr>
        <w:t>, vol. 5518 LNCS, no. PART 2, pp. 796–799, 2009.</w:t>
      </w:r>
    </w:p>
    <w:p w14:paraId="2397F402" w14:textId="77777777" w:rsidR="00F318C7" w:rsidRDefault="00993F64">
      <w:pPr>
        <w:widowControl w:val="0"/>
        <w:ind w:left="640" w:hanging="640"/>
        <w:rPr>
          <w:sz w:val="16"/>
          <w:szCs w:val="16"/>
        </w:rPr>
      </w:pPr>
      <w:r>
        <w:rPr>
          <w:sz w:val="16"/>
          <w:szCs w:val="16"/>
        </w:rPr>
        <w:t>[23]</w:t>
      </w:r>
      <w:r>
        <w:rPr>
          <w:sz w:val="16"/>
          <w:szCs w:val="16"/>
        </w:rPr>
        <w:tab/>
        <w:t xml:space="preserve">A. </w:t>
      </w:r>
      <w:proofErr w:type="spellStart"/>
      <w:r>
        <w:rPr>
          <w:sz w:val="16"/>
          <w:szCs w:val="16"/>
        </w:rPr>
        <w:t>Ignatov</w:t>
      </w:r>
      <w:proofErr w:type="spellEnd"/>
      <w:r>
        <w:rPr>
          <w:sz w:val="16"/>
          <w:szCs w:val="16"/>
        </w:rPr>
        <w:t xml:space="preserve">, “Real-time human activity recognition from accelerometer data using Convolutional Neural Networks,” </w:t>
      </w:r>
      <w:r>
        <w:rPr>
          <w:i/>
          <w:sz w:val="16"/>
          <w:szCs w:val="16"/>
        </w:rPr>
        <w:t xml:space="preserve">Appl. Soft </w:t>
      </w:r>
      <w:proofErr w:type="spellStart"/>
      <w:r>
        <w:rPr>
          <w:i/>
          <w:sz w:val="16"/>
          <w:szCs w:val="16"/>
        </w:rPr>
        <w:t>Comput</w:t>
      </w:r>
      <w:proofErr w:type="spellEnd"/>
      <w:r>
        <w:rPr>
          <w:i/>
          <w:sz w:val="16"/>
          <w:szCs w:val="16"/>
        </w:rPr>
        <w:t>. J.</w:t>
      </w:r>
      <w:r>
        <w:rPr>
          <w:sz w:val="16"/>
          <w:szCs w:val="16"/>
        </w:rPr>
        <w:t>, vol. 62, pp. 915–922, 2018.</w:t>
      </w:r>
    </w:p>
    <w:p w14:paraId="1778BD62" w14:textId="77777777" w:rsidR="00F318C7" w:rsidRDefault="00993F64">
      <w:pPr>
        <w:widowControl w:val="0"/>
        <w:ind w:left="640" w:hanging="640"/>
        <w:rPr>
          <w:sz w:val="16"/>
          <w:szCs w:val="16"/>
        </w:rPr>
      </w:pPr>
      <w:r>
        <w:rPr>
          <w:sz w:val="16"/>
          <w:szCs w:val="16"/>
        </w:rPr>
        <w:t>[24]</w:t>
      </w:r>
      <w:r>
        <w:rPr>
          <w:sz w:val="16"/>
          <w:szCs w:val="16"/>
        </w:rPr>
        <w:tab/>
        <w:t>J. W. Lockhart, “The Benefits of Personalized Data Mining Approaches to Human Activity Recognition with Smartphone Sensor Data,” p. 46, 2014.</w:t>
      </w:r>
    </w:p>
    <w:p w14:paraId="0E06051D" w14:textId="77777777" w:rsidR="00F318C7" w:rsidRDefault="00993F64">
      <w:pPr>
        <w:widowControl w:val="0"/>
        <w:ind w:left="640" w:hanging="640"/>
        <w:rPr>
          <w:sz w:val="16"/>
          <w:szCs w:val="16"/>
        </w:rPr>
      </w:pPr>
      <w:r>
        <w:rPr>
          <w:sz w:val="16"/>
          <w:szCs w:val="16"/>
        </w:rPr>
        <w:t>[25]</w:t>
      </w:r>
      <w:r>
        <w:rPr>
          <w:sz w:val="16"/>
          <w:szCs w:val="16"/>
        </w:rPr>
        <w:tab/>
        <w:t xml:space="preserve">C. A. </w:t>
      </w:r>
      <w:proofErr w:type="spellStart"/>
      <w:r>
        <w:rPr>
          <w:sz w:val="16"/>
          <w:szCs w:val="16"/>
        </w:rPr>
        <w:t>Ronao</w:t>
      </w:r>
      <w:proofErr w:type="spellEnd"/>
      <w:r>
        <w:rPr>
          <w:sz w:val="16"/>
          <w:szCs w:val="16"/>
        </w:rPr>
        <w:t xml:space="preserve"> and S. B. Cho, “Human activity recognition with smartphone sensors using deep learning neural networks,” </w:t>
      </w:r>
      <w:r>
        <w:rPr>
          <w:i/>
          <w:sz w:val="16"/>
          <w:szCs w:val="16"/>
        </w:rPr>
        <w:t>Expert Syst. Appl.</w:t>
      </w:r>
      <w:r>
        <w:rPr>
          <w:sz w:val="16"/>
          <w:szCs w:val="16"/>
        </w:rPr>
        <w:t>, vol. 59, pp. 235–244, 2016.</w:t>
      </w:r>
    </w:p>
    <w:p w14:paraId="17FED8F8" w14:textId="77777777" w:rsidR="00F318C7" w:rsidRDefault="00993F64">
      <w:pPr>
        <w:widowControl w:val="0"/>
        <w:ind w:left="640" w:hanging="640"/>
        <w:rPr>
          <w:sz w:val="16"/>
          <w:szCs w:val="16"/>
        </w:rPr>
      </w:pPr>
      <w:r>
        <w:rPr>
          <w:sz w:val="16"/>
          <w:szCs w:val="16"/>
        </w:rPr>
        <w:t>[26]</w:t>
      </w:r>
      <w:r>
        <w:rPr>
          <w:sz w:val="16"/>
          <w:szCs w:val="16"/>
        </w:rPr>
        <w:tab/>
        <w:t xml:space="preserve">J. Wang, Y. Chen, S. </w:t>
      </w:r>
      <w:proofErr w:type="spellStart"/>
      <w:r>
        <w:rPr>
          <w:sz w:val="16"/>
          <w:szCs w:val="16"/>
        </w:rPr>
        <w:t>Hao</w:t>
      </w:r>
      <w:proofErr w:type="spellEnd"/>
      <w:r>
        <w:rPr>
          <w:sz w:val="16"/>
          <w:szCs w:val="16"/>
        </w:rPr>
        <w:t xml:space="preserve">, X. Peng, and L. Hu, “Deep learning for sensor-based activity recognition: A survey,” </w:t>
      </w:r>
      <w:r>
        <w:rPr>
          <w:i/>
          <w:sz w:val="16"/>
          <w:szCs w:val="16"/>
        </w:rPr>
        <w:t xml:space="preserve">Pattern </w:t>
      </w:r>
      <w:proofErr w:type="spellStart"/>
      <w:r>
        <w:rPr>
          <w:i/>
          <w:sz w:val="16"/>
          <w:szCs w:val="16"/>
        </w:rPr>
        <w:t>Recognit</w:t>
      </w:r>
      <w:proofErr w:type="spellEnd"/>
      <w:r>
        <w:rPr>
          <w:i/>
          <w:sz w:val="16"/>
          <w:szCs w:val="16"/>
        </w:rPr>
        <w:t>. Lett.</w:t>
      </w:r>
      <w:r>
        <w:rPr>
          <w:sz w:val="16"/>
          <w:szCs w:val="16"/>
        </w:rPr>
        <w:t>, 2019.</w:t>
      </w:r>
    </w:p>
    <w:p w14:paraId="26D654BF" w14:textId="77777777" w:rsidR="00F318C7" w:rsidRDefault="00993F64">
      <w:pPr>
        <w:widowControl w:val="0"/>
        <w:ind w:left="640" w:hanging="640"/>
        <w:rPr>
          <w:sz w:val="16"/>
          <w:szCs w:val="16"/>
        </w:rPr>
      </w:pPr>
      <w:r>
        <w:rPr>
          <w:sz w:val="16"/>
          <w:szCs w:val="16"/>
        </w:rPr>
        <w:t>[27]</w:t>
      </w:r>
      <w:r>
        <w:rPr>
          <w:sz w:val="16"/>
          <w:szCs w:val="16"/>
        </w:rPr>
        <w:tab/>
        <w:t xml:space="preserve">Y. Chen, K. </w:t>
      </w:r>
      <w:proofErr w:type="spellStart"/>
      <w:r>
        <w:rPr>
          <w:sz w:val="16"/>
          <w:szCs w:val="16"/>
        </w:rPr>
        <w:t>Zhong</w:t>
      </w:r>
      <w:proofErr w:type="spellEnd"/>
      <w:r>
        <w:rPr>
          <w:sz w:val="16"/>
          <w:szCs w:val="16"/>
        </w:rPr>
        <w:t xml:space="preserve">, J. Zhang, Q. Sun, and X. Zhao, “LSTM Networks for Mobile Human Activity Recognition,” no. </w:t>
      </w:r>
      <w:proofErr w:type="spellStart"/>
      <w:r>
        <w:rPr>
          <w:sz w:val="16"/>
          <w:szCs w:val="16"/>
        </w:rPr>
        <w:t>Icaita</w:t>
      </w:r>
      <w:proofErr w:type="spellEnd"/>
      <w:r>
        <w:rPr>
          <w:sz w:val="16"/>
          <w:szCs w:val="16"/>
        </w:rPr>
        <w:t>, pp. 50–53, 2016.</w:t>
      </w:r>
    </w:p>
    <w:p w14:paraId="077DF523" w14:textId="77777777" w:rsidR="00F318C7" w:rsidRDefault="00993F64">
      <w:pPr>
        <w:widowControl w:val="0"/>
        <w:ind w:left="640" w:hanging="640"/>
        <w:rPr>
          <w:sz w:val="16"/>
          <w:szCs w:val="16"/>
        </w:rPr>
      </w:pPr>
      <w:r>
        <w:rPr>
          <w:sz w:val="16"/>
          <w:szCs w:val="16"/>
        </w:rPr>
        <w:t>[28]</w:t>
      </w:r>
      <w:r>
        <w:rPr>
          <w:sz w:val="16"/>
          <w:szCs w:val="16"/>
        </w:rPr>
        <w:tab/>
        <w:t xml:space="preserve">S. Yu and L. Qin, “Human activity recognition with smartphone inertial sensors using </w:t>
      </w:r>
      <w:proofErr w:type="spellStart"/>
      <w:r>
        <w:rPr>
          <w:sz w:val="16"/>
          <w:szCs w:val="16"/>
        </w:rPr>
        <w:t>bidir</w:t>
      </w:r>
      <w:proofErr w:type="spellEnd"/>
      <w:r>
        <w:rPr>
          <w:sz w:val="16"/>
          <w:szCs w:val="16"/>
        </w:rPr>
        <w:t xml:space="preserve">-LSTM networks,” </w:t>
      </w:r>
      <w:r>
        <w:rPr>
          <w:i/>
          <w:sz w:val="16"/>
          <w:szCs w:val="16"/>
        </w:rPr>
        <w:t xml:space="preserve">Proc. - 2018 3rd Int. Conf. Mech. Control </w:t>
      </w:r>
      <w:proofErr w:type="spellStart"/>
      <w:r>
        <w:rPr>
          <w:i/>
          <w:sz w:val="16"/>
          <w:szCs w:val="16"/>
        </w:rPr>
        <w:t>Comput</w:t>
      </w:r>
      <w:proofErr w:type="spellEnd"/>
      <w:r>
        <w:rPr>
          <w:i/>
          <w:sz w:val="16"/>
          <w:szCs w:val="16"/>
        </w:rPr>
        <w:t>. Eng. ICMCCE 2018</w:t>
      </w:r>
      <w:r>
        <w:rPr>
          <w:sz w:val="16"/>
          <w:szCs w:val="16"/>
        </w:rPr>
        <w:t>, pp. 219–224, 2018.</w:t>
      </w:r>
    </w:p>
    <w:p w14:paraId="0631F9B7" w14:textId="77777777" w:rsidR="00F318C7" w:rsidRDefault="00993F64">
      <w:pPr>
        <w:widowControl w:val="0"/>
        <w:ind w:left="640" w:hanging="640"/>
        <w:rPr>
          <w:sz w:val="16"/>
          <w:szCs w:val="16"/>
        </w:rPr>
      </w:pPr>
      <w:r>
        <w:rPr>
          <w:sz w:val="16"/>
          <w:szCs w:val="16"/>
        </w:rPr>
        <w:t>[29]</w:t>
      </w:r>
      <w:r>
        <w:rPr>
          <w:sz w:val="16"/>
          <w:szCs w:val="16"/>
        </w:rPr>
        <w:tab/>
        <w:t xml:space="preserve">A. D. </w:t>
      </w:r>
      <w:proofErr w:type="spellStart"/>
      <w:r>
        <w:rPr>
          <w:sz w:val="16"/>
          <w:szCs w:val="16"/>
        </w:rPr>
        <w:t>Ignatov</w:t>
      </w:r>
      <w:proofErr w:type="spellEnd"/>
      <w:r>
        <w:rPr>
          <w:sz w:val="16"/>
          <w:szCs w:val="16"/>
        </w:rPr>
        <w:t xml:space="preserve"> and V. V. </w:t>
      </w:r>
      <w:proofErr w:type="spellStart"/>
      <w:r>
        <w:rPr>
          <w:sz w:val="16"/>
          <w:szCs w:val="16"/>
        </w:rPr>
        <w:t>Strijov</w:t>
      </w:r>
      <w:proofErr w:type="spellEnd"/>
      <w:r>
        <w:rPr>
          <w:sz w:val="16"/>
          <w:szCs w:val="16"/>
        </w:rPr>
        <w:t xml:space="preserve">, “Human activity recognition using quasiperiodic time series collected from a single tri-axial accelerometer,” </w:t>
      </w:r>
      <w:proofErr w:type="spellStart"/>
      <w:r>
        <w:rPr>
          <w:i/>
          <w:sz w:val="16"/>
          <w:szCs w:val="16"/>
        </w:rPr>
        <w:t>Multimed</w:t>
      </w:r>
      <w:proofErr w:type="spellEnd"/>
      <w:r>
        <w:rPr>
          <w:i/>
          <w:sz w:val="16"/>
          <w:szCs w:val="16"/>
        </w:rPr>
        <w:t>. Tools Appl.</w:t>
      </w:r>
      <w:r>
        <w:rPr>
          <w:sz w:val="16"/>
          <w:szCs w:val="16"/>
        </w:rPr>
        <w:t>, vol. 75, no. 12, pp. 7257–7270, 2016.</w:t>
      </w:r>
    </w:p>
    <w:p w14:paraId="46458539" w14:textId="77777777" w:rsidR="00F318C7" w:rsidRDefault="00993F64">
      <w:pPr>
        <w:widowControl w:val="0"/>
        <w:ind w:left="640" w:hanging="640"/>
        <w:rPr>
          <w:sz w:val="16"/>
          <w:szCs w:val="16"/>
        </w:rPr>
      </w:pPr>
      <w:r>
        <w:rPr>
          <w:sz w:val="16"/>
          <w:szCs w:val="16"/>
        </w:rPr>
        <w:t>[30]</w:t>
      </w:r>
      <w:r>
        <w:rPr>
          <w:sz w:val="16"/>
          <w:szCs w:val="16"/>
        </w:rPr>
        <w:tab/>
        <w:t xml:space="preserve">X. Shi, Y. Li, F. Zhou, and L. Liu, “Human Activity Recognition Based on Deep Learning Method,” </w:t>
      </w:r>
      <w:r>
        <w:rPr>
          <w:i/>
          <w:sz w:val="16"/>
          <w:szCs w:val="16"/>
        </w:rPr>
        <w:t>2018 Int. Conf. Radar, RADAR 2018</w:t>
      </w:r>
      <w:r>
        <w:rPr>
          <w:sz w:val="16"/>
          <w:szCs w:val="16"/>
        </w:rPr>
        <w:t>, 2018.</w:t>
      </w:r>
    </w:p>
    <w:p w14:paraId="7414A7D5" w14:textId="77777777" w:rsidR="00F318C7" w:rsidRDefault="00993F64">
      <w:pPr>
        <w:widowControl w:val="0"/>
        <w:ind w:left="640" w:hanging="640"/>
        <w:rPr>
          <w:sz w:val="16"/>
          <w:szCs w:val="16"/>
        </w:rPr>
      </w:pPr>
      <w:r>
        <w:rPr>
          <w:sz w:val="16"/>
          <w:szCs w:val="16"/>
        </w:rPr>
        <w:t>[31]</w:t>
      </w:r>
      <w:r>
        <w:rPr>
          <w:sz w:val="16"/>
          <w:szCs w:val="16"/>
        </w:rPr>
        <w:tab/>
        <w:t xml:space="preserve">H. Friday </w:t>
      </w:r>
      <w:proofErr w:type="spellStart"/>
      <w:r>
        <w:rPr>
          <w:sz w:val="16"/>
          <w:szCs w:val="16"/>
        </w:rPr>
        <w:t>Nweke</w:t>
      </w:r>
      <w:proofErr w:type="spellEnd"/>
      <w:r>
        <w:rPr>
          <w:sz w:val="16"/>
          <w:szCs w:val="16"/>
        </w:rPr>
        <w:t xml:space="preserve">, T. Ying </w:t>
      </w:r>
      <w:proofErr w:type="spellStart"/>
      <w:r>
        <w:rPr>
          <w:sz w:val="16"/>
          <w:szCs w:val="16"/>
        </w:rPr>
        <w:t>Wah</w:t>
      </w:r>
      <w:proofErr w:type="spellEnd"/>
      <w:r>
        <w:rPr>
          <w:sz w:val="16"/>
          <w:szCs w:val="16"/>
        </w:rPr>
        <w:t xml:space="preserve">, and U. </w:t>
      </w:r>
      <w:proofErr w:type="spellStart"/>
      <w:r>
        <w:rPr>
          <w:sz w:val="16"/>
          <w:szCs w:val="16"/>
        </w:rPr>
        <w:t>Alo</w:t>
      </w:r>
      <w:proofErr w:type="spellEnd"/>
      <w:r>
        <w:rPr>
          <w:sz w:val="16"/>
          <w:szCs w:val="16"/>
        </w:rPr>
        <w:t xml:space="preserve">, “Deep Learning Algorithms for Human Activity Recognition using Mobile and Wearable Sensor Networks: State of the </w:t>
      </w:r>
      <w:r>
        <w:rPr>
          <w:sz w:val="16"/>
          <w:szCs w:val="16"/>
        </w:rPr>
        <w:lastRenderedPageBreak/>
        <w:t xml:space="preserve">Art and Research Challenges Mobile Cloud Computing View </w:t>
      </w:r>
      <w:proofErr w:type="gramStart"/>
      <w:r>
        <w:rPr>
          <w:sz w:val="16"/>
          <w:szCs w:val="16"/>
        </w:rPr>
        <w:t>project</w:t>
      </w:r>
      <w:proofErr w:type="gramEnd"/>
      <w:r>
        <w:rPr>
          <w:sz w:val="16"/>
          <w:szCs w:val="16"/>
        </w:rPr>
        <w:t xml:space="preserve"> Novel Deep Learning Architecture for Physical Activities assessment, mental Res,” vol. 105, pp. 233–261, 2018.</w:t>
      </w:r>
    </w:p>
    <w:p w14:paraId="57778532" w14:textId="77777777" w:rsidR="00F318C7" w:rsidRDefault="00993F64">
      <w:pPr>
        <w:widowControl w:val="0"/>
        <w:ind w:left="640" w:hanging="640"/>
        <w:rPr>
          <w:sz w:val="16"/>
          <w:szCs w:val="16"/>
        </w:rPr>
      </w:pPr>
      <w:r>
        <w:rPr>
          <w:sz w:val="16"/>
          <w:szCs w:val="16"/>
        </w:rPr>
        <w:t>[32]</w:t>
      </w:r>
      <w:r>
        <w:rPr>
          <w:sz w:val="16"/>
          <w:szCs w:val="16"/>
        </w:rPr>
        <w:tab/>
        <w:t xml:space="preserve">J. </w:t>
      </w:r>
      <w:proofErr w:type="spellStart"/>
      <w:r>
        <w:rPr>
          <w:sz w:val="16"/>
          <w:szCs w:val="16"/>
        </w:rPr>
        <w:t>Louradour</w:t>
      </w:r>
      <w:proofErr w:type="spellEnd"/>
      <w:r>
        <w:rPr>
          <w:sz w:val="16"/>
          <w:szCs w:val="16"/>
        </w:rPr>
        <w:t xml:space="preserve"> and C. </w:t>
      </w:r>
      <w:proofErr w:type="spellStart"/>
      <w:r>
        <w:rPr>
          <w:sz w:val="16"/>
          <w:szCs w:val="16"/>
        </w:rPr>
        <w:t>Kermorvant</w:t>
      </w:r>
      <w:proofErr w:type="spellEnd"/>
      <w:r>
        <w:rPr>
          <w:sz w:val="16"/>
          <w:szCs w:val="16"/>
        </w:rPr>
        <w:t xml:space="preserve">, “Curriculum learning for handwritten text line recognition,” in </w:t>
      </w:r>
      <w:r>
        <w:rPr>
          <w:i/>
          <w:sz w:val="16"/>
          <w:szCs w:val="16"/>
        </w:rPr>
        <w:t>Proceedings - 11th IAPR International Workshop on Document Analysis Systems, DAS 2014</w:t>
      </w:r>
      <w:r>
        <w:rPr>
          <w:sz w:val="16"/>
          <w:szCs w:val="16"/>
        </w:rPr>
        <w:t>, 2014.</w:t>
      </w:r>
    </w:p>
    <w:p w14:paraId="1F3DC1E2" w14:textId="77777777" w:rsidR="00F318C7" w:rsidRDefault="00993F64">
      <w:pPr>
        <w:widowControl w:val="0"/>
        <w:ind w:left="640" w:hanging="640"/>
        <w:rPr>
          <w:sz w:val="16"/>
          <w:szCs w:val="16"/>
        </w:rPr>
      </w:pPr>
      <w:r>
        <w:rPr>
          <w:sz w:val="16"/>
          <w:szCs w:val="16"/>
        </w:rPr>
        <w:t>[33]</w:t>
      </w:r>
      <w:r>
        <w:rPr>
          <w:sz w:val="16"/>
          <w:szCs w:val="16"/>
        </w:rPr>
        <w:tab/>
        <w:t xml:space="preserve">L. </w:t>
      </w:r>
      <w:proofErr w:type="spellStart"/>
      <w:r>
        <w:rPr>
          <w:sz w:val="16"/>
          <w:szCs w:val="16"/>
        </w:rPr>
        <w:t>Mou</w:t>
      </w:r>
      <w:proofErr w:type="spellEnd"/>
      <w:r>
        <w:rPr>
          <w:sz w:val="16"/>
          <w:szCs w:val="16"/>
        </w:rPr>
        <w:t xml:space="preserve">, P. </w:t>
      </w:r>
      <w:proofErr w:type="spellStart"/>
      <w:r>
        <w:rPr>
          <w:sz w:val="16"/>
          <w:szCs w:val="16"/>
        </w:rPr>
        <w:t>Ghamisi</w:t>
      </w:r>
      <w:proofErr w:type="spellEnd"/>
      <w:r>
        <w:rPr>
          <w:sz w:val="16"/>
          <w:szCs w:val="16"/>
        </w:rPr>
        <w:t xml:space="preserve">, and X. X. Zhu, “Deep recurrent neural networks for hyperspectral image classification,” </w:t>
      </w:r>
      <w:r>
        <w:rPr>
          <w:i/>
          <w:sz w:val="16"/>
          <w:szCs w:val="16"/>
        </w:rPr>
        <w:t xml:space="preserve">IEEE Trans. </w:t>
      </w:r>
      <w:proofErr w:type="spellStart"/>
      <w:r>
        <w:rPr>
          <w:i/>
          <w:sz w:val="16"/>
          <w:szCs w:val="16"/>
        </w:rPr>
        <w:t>Geosci</w:t>
      </w:r>
      <w:proofErr w:type="spellEnd"/>
      <w:r>
        <w:rPr>
          <w:i/>
          <w:sz w:val="16"/>
          <w:szCs w:val="16"/>
        </w:rPr>
        <w:t>. Remote Sens.</w:t>
      </w:r>
      <w:r>
        <w:rPr>
          <w:sz w:val="16"/>
          <w:szCs w:val="16"/>
        </w:rPr>
        <w:t>, 2017.</w:t>
      </w:r>
    </w:p>
    <w:p w14:paraId="1F43B21A" w14:textId="77777777" w:rsidR="00F318C7" w:rsidRDefault="00993F64">
      <w:pPr>
        <w:widowControl w:val="0"/>
        <w:ind w:left="640" w:hanging="640"/>
        <w:rPr>
          <w:sz w:val="16"/>
          <w:szCs w:val="16"/>
        </w:rPr>
      </w:pPr>
      <w:r>
        <w:rPr>
          <w:sz w:val="16"/>
          <w:szCs w:val="16"/>
        </w:rPr>
        <w:t>[34]</w:t>
      </w:r>
      <w:r>
        <w:rPr>
          <w:sz w:val="16"/>
          <w:szCs w:val="16"/>
        </w:rPr>
        <w:tab/>
        <w:t xml:space="preserve">S. Ji, W. Xu, M. Yang, and K. Yu, “3D Convolutional neural networks for human action recognition,” </w:t>
      </w:r>
      <w:r>
        <w:rPr>
          <w:i/>
          <w:sz w:val="16"/>
          <w:szCs w:val="16"/>
        </w:rPr>
        <w:t xml:space="preserve">IEEE Trans. Pattern Anal. Mach. </w:t>
      </w:r>
      <w:proofErr w:type="spellStart"/>
      <w:r>
        <w:rPr>
          <w:i/>
          <w:sz w:val="16"/>
          <w:szCs w:val="16"/>
        </w:rPr>
        <w:t>Intell</w:t>
      </w:r>
      <w:proofErr w:type="spellEnd"/>
      <w:r>
        <w:rPr>
          <w:i/>
          <w:sz w:val="16"/>
          <w:szCs w:val="16"/>
        </w:rPr>
        <w:t>.</w:t>
      </w:r>
      <w:r>
        <w:rPr>
          <w:sz w:val="16"/>
          <w:szCs w:val="16"/>
        </w:rPr>
        <w:t>, vol. 35, no. 1, pp. 221–231, 2013.</w:t>
      </w:r>
    </w:p>
    <w:p w14:paraId="03144F5D" w14:textId="77777777" w:rsidR="00F318C7" w:rsidRDefault="00993F64">
      <w:pPr>
        <w:widowControl w:val="0"/>
        <w:ind w:left="640" w:hanging="640"/>
        <w:rPr>
          <w:sz w:val="16"/>
          <w:szCs w:val="16"/>
        </w:rPr>
      </w:pPr>
      <w:r>
        <w:rPr>
          <w:sz w:val="16"/>
          <w:szCs w:val="16"/>
        </w:rPr>
        <w:t>[35]</w:t>
      </w:r>
      <w:r>
        <w:rPr>
          <w:sz w:val="16"/>
          <w:szCs w:val="16"/>
        </w:rPr>
        <w:tab/>
        <w:t xml:space="preserve">Y. </w:t>
      </w:r>
      <w:proofErr w:type="spellStart"/>
      <w:r>
        <w:rPr>
          <w:sz w:val="16"/>
          <w:szCs w:val="16"/>
        </w:rPr>
        <w:t>LeCun</w:t>
      </w:r>
      <w:proofErr w:type="spellEnd"/>
      <w:r>
        <w:rPr>
          <w:sz w:val="16"/>
          <w:szCs w:val="16"/>
        </w:rPr>
        <w:t xml:space="preserve">, P. </w:t>
      </w:r>
      <w:proofErr w:type="spellStart"/>
      <w:r>
        <w:rPr>
          <w:sz w:val="16"/>
          <w:szCs w:val="16"/>
        </w:rPr>
        <w:t>Haffner</w:t>
      </w:r>
      <w:proofErr w:type="spellEnd"/>
      <w:r>
        <w:rPr>
          <w:sz w:val="16"/>
          <w:szCs w:val="16"/>
        </w:rPr>
        <w:t xml:space="preserve">, L. </w:t>
      </w:r>
      <w:proofErr w:type="spellStart"/>
      <w:r>
        <w:rPr>
          <w:sz w:val="16"/>
          <w:szCs w:val="16"/>
        </w:rPr>
        <w:t>Bottou</w:t>
      </w:r>
      <w:proofErr w:type="spellEnd"/>
      <w:r>
        <w:rPr>
          <w:sz w:val="16"/>
          <w:szCs w:val="16"/>
        </w:rPr>
        <w:t xml:space="preserve">, and Y. </w:t>
      </w:r>
      <w:proofErr w:type="spellStart"/>
      <w:r>
        <w:rPr>
          <w:sz w:val="16"/>
          <w:szCs w:val="16"/>
        </w:rPr>
        <w:t>Bengio</w:t>
      </w:r>
      <w:proofErr w:type="spellEnd"/>
      <w:r>
        <w:rPr>
          <w:sz w:val="16"/>
          <w:szCs w:val="16"/>
        </w:rPr>
        <w:t xml:space="preserve">, “Object recognition with gradient-based learning,” in </w:t>
      </w:r>
      <w:r>
        <w:rPr>
          <w:i/>
          <w:sz w:val="16"/>
          <w:szCs w:val="16"/>
        </w:rPr>
        <w:t>Lecture Notes in Computer Science (including subseries Lecture Notes in Artificial Intelligence and Lecture Notes in Bioinformatics)</w:t>
      </w:r>
      <w:r>
        <w:rPr>
          <w:sz w:val="16"/>
          <w:szCs w:val="16"/>
        </w:rPr>
        <w:t>, 1999.</w:t>
      </w:r>
    </w:p>
    <w:p w14:paraId="3D3553F0" w14:textId="77777777" w:rsidR="00F318C7" w:rsidRDefault="00993F64">
      <w:pPr>
        <w:widowControl w:val="0"/>
        <w:ind w:left="640" w:hanging="640"/>
        <w:rPr>
          <w:sz w:val="16"/>
          <w:szCs w:val="16"/>
        </w:rPr>
      </w:pPr>
      <w:r>
        <w:rPr>
          <w:sz w:val="16"/>
          <w:szCs w:val="16"/>
        </w:rPr>
        <w:t>[36]</w:t>
      </w:r>
      <w:r>
        <w:rPr>
          <w:sz w:val="16"/>
          <w:szCs w:val="16"/>
        </w:rPr>
        <w:tab/>
        <w:t xml:space="preserve">Y. </w:t>
      </w:r>
      <w:proofErr w:type="spellStart"/>
      <w:r>
        <w:rPr>
          <w:sz w:val="16"/>
          <w:szCs w:val="16"/>
        </w:rPr>
        <w:t>LeCun</w:t>
      </w:r>
      <w:proofErr w:type="spellEnd"/>
      <w:r>
        <w:rPr>
          <w:sz w:val="16"/>
          <w:szCs w:val="16"/>
        </w:rPr>
        <w:t xml:space="preserve"> </w:t>
      </w:r>
      <w:r>
        <w:rPr>
          <w:i/>
          <w:sz w:val="16"/>
          <w:szCs w:val="16"/>
        </w:rPr>
        <w:t>et al.</w:t>
      </w:r>
      <w:r>
        <w:rPr>
          <w:sz w:val="16"/>
          <w:szCs w:val="16"/>
        </w:rPr>
        <w:t xml:space="preserve">, “Backpropagation Applied to Handwritten Zip Code Recognition,” </w:t>
      </w:r>
      <w:r>
        <w:rPr>
          <w:i/>
          <w:sz w:val="16"/>
          <w:szCs w:val="16"/>
        </w:rPr>
        <w:t xml:space="preserve">Neural </w:t>
      </w:r>
      <w:proofErr w:type="spellStart"/>
      <w:r>
        <w:rPr>
          <w:i/>
          <w:sz w:val="16"/>
          <w:szCs w:val="16"/>
        </w:rPr>
        <w:t>Comput</w:t>
      </w:r>
      <w:proofErr w:type="spellEnd"/>
      <w:r>
        <w:rPr>
          <w:i/>
          <w:sz w:val="16"/>
          <w:szCs w:val="16"/>
        </w:rPr>
        <w:t>.</w:t>
      </w:r>
      <w:r>
        <w:rPr>
          <w:sz w:val="16"/>
          <w:szCs w:val="16"/>
        </w:rPr>
        <w:t>, 1989.</w:t>
      </w:r>
    </w:p>
    <w:p w14:paraId="41E1FE06" w14:textId="77777777" w:rsidR="00F318C7" w:rsidRDefault="00993F64">
      <w:pPr>
        <w:widowControl w:val="0"/>
        <w:ind w:left="640" w:hanging="640"/>
        <w:rPr>
          <w:sz w:val="16"/>
          <w:szCs w:val="16"/>
        </w:rPr>
      </w:pPr>
      <w:r>
        <w:rPr>
          <w:sz w:val="16"/>
          <w:szCs w:val="16"/>
        </w:rPr>
        <w:t>[37]</w:t>
      </w:r>
      <w:r>
        <w:rPr>
          <w:sz w:val="16"/>
          <w:szCs w:val="16"/>
        </w:rPr>
        <w:tab/>
        <w:t xml:space="preserve">O. </w:t>
      </w:r>
      <w:proofErr w:type="spellStart"/>
      <w:r>
        <w:rPr>
          <w:sz w:val="16"/>
          <w:szCs w:val="16"/>
        </w:rPr>
        <w:t>Ronneberger</w:t>
      </w:r>
      <w:proofErr w:type="spellEnd"/>
      <w:r>
        <w:rPr>
          <w:sz w:val="16"/>
          <w:szCs w:val="16"/>
        </w:rPr>
        <w:t xml:space="preserve">, P. Fischer, and T. </w:t>
      </w:r>
      <w:proofErr w:type="spellStart"/>
      <w:r>
        <w:rPr>
          <w:sz w:val="16"/>
          <w:szCs w:val="16"/>
        </w:rPr>
        <w:t>Brox</w:t>
      </w:r>
      <w:proofErr w:type="spellEnd"/>
      <w:r>
        <w:rPr>
          <w:sz w:val="16"/>
          <w:szCs w:val="16"/>
        </w:rPr>
        <w:t xml:space="preserve">, “U-net: Convolutional networks for biomedical image segmentation,” in </w:t>
      </w:r>
      <w:r>
        <w:rPr>
          <w:i/>
          <w:sz w:val="16"/>
          <w:szCs w:val="16"/>
        </w:rPr>
        <w:t>Lecture Notes in Computer Science (including subseries Lecture Notes in Artificial Intelligence and Lecture Notes in Bioinformatics)</w:t>
      </w:r>
      <w:r>
        <w:rPr>
          <w:sz w:val="16"/>
          <w:szCs w:val="16"/>
        </w:rPr>
        <w:t>, 2015.</w:t>
      </w:r>
    </w:p>
    <w:p w14:paraId="15DB02E0" w14:textId="77777777" w:rsidR="00F318C7" w:rsidRDefault="00993F64">
      <w:pPr>
        <w:widowControl w:val="0"/>
        <w:ind w:left="640" w:hanging="640"/>
        <w:rPr>
          <w:sz w:val="16"/>
          <w:szCs w:val="16"/>
        </w:rPr>
      </w:pPr>
      <w:r>
        <w:rPr>
          <w:sz w:val="16"/>
          <w:szCs w:val="16"/>
        </w:rPr>
        <w:t>[38]</w:t>
      </w:r>
      <w:r>
        <w:rPr>
          <w:sz w:val="16"/>
          <w:szCs w:val="16"/>
        </w:rPr>
        <w:tab/>
        <w:t xml:space="preserve">C. Dong, C. C. Loy, K. He, and X. Tang, “Image Super-Resolution Using Deep Convolutional Networks,” </w:t>
      </w:r>
      <w:r>
        <w:rPr>
          <w:i/>
          <w:sz w:val="16"/>
          <w:szCs w:val="16"/>
        </w:rPr>
        <w:t xml:space="preserve">IEEE Trans. Pattern Anal. Mach. </w:t>
      </w:r>
      <w:proofErr w:type="spellStart"/>
      <w:r>
        <w:rPr>
          <w:i/>
          <w:sz w:val="16"/>
          <w:szCs w:val="16"/>
        </w:rPr>
        <w:t>Intell</w:t>
      </w:r>
      <w:proofErr w:type="spellEnd"/>
      <w:r>
        <w:rPr>
          <w:i/>
          <w:sz w:val="16"/>
          <w:szCs w:val="16"/>
        </w:rPr>
        <w:t>.</w:t>
      </w:r>
      <w:r>
        <w:rPr>
          <w:sz w:val="16"/>
          <w:szCs w:val="16"/>
        </w:rPr>
        <w:t>, 2016.</w:t>
      </w:r>
    </w:p>
    <w:p w14:paraId="0E0A04EC" w14:textId="77777777" w:rsidR="00F318C7" w:rsidRDefault="00993F64">
      <w:pPr>
        <w:widowControl w:val="0"/>
        <w:ind w:left="640" w:hanging="640"/>
        <w:rPr>
          <w:sz w:val="16"/>
          <w:szCs w:val="16"/>
        </w:rPr>
      </w:pPr>
      <w:r>
        <w:rPr>
          <w:sz w:val="16"/>
          <w:szCs w:val="16"/>
        </w:rPr>
        <w:t>[39]</w:t>
      </w:r>
      <w:r>
        <w:rPr>
          <w:sz w:val="16"/>
          <w:szCs w:val="16"/>
        </w:rPr>
        <w:tab/>
        <w:t xml:space="preserve">A. </w:t>
      </w:r>
      <w:proofErr w:type="spellStart"/>
      <w:r>
        <w:rPr>
          <w:sz w:val="16"/>
          <w:szCs w:val="16"/>
        </w:rPr>
        <w:t>Krizhevsky</w:t>
      </w:r>
      <w:proofErr w:type="spellEnd"/>
      <w:r>
        <w:rPr>
          <w:sz w:val="16"/>
          <w:szCs w:val="16"/>
        </w:rPr>
        <w:t xml:space="preserve">, I. </w:t>
      </w:r>
      <w:proofErr w:type="spellStart"/>
      <w:r>
        <w:rPr>
          <w:sz w:val="16"/>
          <w:szCs w:val="16"/>
        </w:rPr>
        <w:t>Sutskever</w:t>
      </w:r>
      <w:proofErr w:type="spellEnd"/>
      <w:r>
        <w:rPr>
          <w:sz w:val="16"/>
          <w:szCs w:val="16"/>
        </w:rPr>
        <w:t xml:space="preserve">, and G. E. Hinton, “ImageNet classification with deep convolutional neural networks,” </w:t>
      </w:r>
      <w:proofErr w:type="spellStart"/>
      <w:r>
        <w:rPr>
          <w:i/>
          <w:sz w:val="16"/>
          <w:szCs w:val="16"/>
        </w:rPr>
        <w:t>Commun</w:t>
      </w:r>
      <w:proofErr w:type="spellEnd"/>
      <w:r>
        <w:rPr>
          <w:i/>
          <w:sz w:val="16"/>
          <w:szCs w:val="16"/>
        </w:rPr>
        <w:t>. ACM</w:t>
      </w:r>
      <w:r>
        <w:rPr>
          <w:sz w:val="16"/>
          <w:szCs w:val="16"/>
        </w:rPr>
        <w:t>, 2017.</w:t>
      </w:r>
    </w:p>
    <w:p w14:paraId="316B9865" w14:textId="77777777" w:rsidR="00F318C7" w:rsidRDefault="00993F64">
      <w:pPr>
        <w:widowControl w:val="0"/>
        <w:ind w:left="640" w:hanging="640"/>
        <w:rPr>
          <w:sz w:val="16"/>
          <w:szCs w:val="16"/>
        </w:rPr>
      </w:pPr>
      <w:r>
        <w:rPr>
          <w:sz w:val="16"/>
          <w:szCs w:val="16"/>
        </w:rPr>
        <w:t>[40]</w:t>
      </w:r>
      <w:r>
        <w:rPr>
          <w:sz w:val="16"/>
          <w:szCs w:val="16"/>
        </w:rPr>
        <w:tab/>
        <w:t xml:space="preserve">M. Zeng </w:t>
      </w:r>
      <w:r>
        <w:rPr>
          <w:i/>
          <w:sz w:val="16"/>
          <w:szCs w:val="16"/>
        </w:rPr>
        <w:t>et al.</w:t>
      </w:r>
      <w:r>
        <w:rPr>
          <w:sz w:val="16"/>
          <w:szCs w:val="16"/>
        </w:rPr>
        <w:t>, “Convolutional Neural Networks for human activity recognition using mobile sensors Article,” pp. 381–388, 2014.</w:t>
      </w:r>
    </w:p>
    <w:p w14:paraId="07C2192F" w14:textId="77777777" w:rsidR="00F318C7" w:rsidRDefault="00993F64">
      <w:pPr>
        <w:widowControl w:val="0"/>
        <w:ind w:left="640" w:hanging="640"/>
        <w:rPr>
          <w:sz w:val="16"/>
          <w:szCs w:val="16"/>
        </w:rPr>
      </w:pPr>
      <w:r>
        <w:rPr>
          <w:sz w:val="16"/>
          <w:szCs w:val="16"/>
        </w:rPr>
        <w:t>[41]</w:t>
      </w:r>
      <w:r>
        <w:rPr>
          <w:sz w:val="16"/>
          <w:szCs w:val="16"/>
        </w:rPr>
        <w:tab/>
        <w:t xml:space="preserve">S. Ha and S. Choi, “Convolutional neural networks for human activity recognition using multiple accelerometer and gyroscope sensors,” in </w:t>
      </w:r>
      <w:r>
        <w:rPr>
          <w:i/>
          <w:sz w:val="16"/>
          <w:szCs w:val="16"/>
        </w:rPr>
        <w:t>Proceedings of the International Joint Conference on Neural Networks</w:t>
      </w:r>
      <w:r>
        <w:rPr>
          <w:sz w:val="16"/>
          <w:szCs w:val="16"/>
        </w:rPr>
        <w:t>, 2016.</w:t>
      </w:r>
    </w:p>
    <w:p w14:paraId="3C4CE648" w14:textId="77777777" w:rsidR="00F318C7" w:rsidRDefault="00993F64">
      <w:pPr>
        <w:widowControl w:val="0"/>
        <w:ind w:left="640" w:hanging="640"/>
        <w:rPr>
          <w:sz w:val="16"/>
          <w:szCs w:val="16"/>
        </w:rPr>
      </w:pPr>
      <w:r>
        <w:rPr>
          <w:sz w:val="16"/>
          <w:szCs w:val="16"/>
        </w:rPr>
        <w:t>[42]</w:t>
      </w:r>
      <w:r>
        <w:rPr>
          <w:sz w:val="16"/>
          <w:szCs w:val="16"/>
        </w:rPr>
        <w:tab/>
        <w:t xml:space="preserve">J. J. Hopfield, “Neural networks and physical systems with emergent collective computational abilities (associative memory/parallel processing/categorization/content-addressable memory/fail-soft devices),” </w:t>
      </w:r>
      <w:r>
        <w:rPr>
          <w:i/>
          <w:sz w:val="16"/>
          <w:szCs w:val="16"/>
        </w:rPr>
        <w:t>Biophysics (</w:t>
      </w:r>
      <w:proofErr w:type="spellStart"/>
      <w:r>
        <w:rPr>
          <w:i/>
          <w:sz w:val="16"/>
          <w:szCs w:val="16"/>
        </w:rPr>
        <w:t>Oxf</w:t>
      </w:r>
      <w:proofErr w:type="spellEnd"/>
      <w:r>
        <w:rPr>
          <w:i/>
          <w:sz w:val="16"/>
          <w:szCs w:val="16"/>
        </w:rPr>
        <w:t>).</w:t>
      </w:r>
      <w:r>
        <w:rPr>
          <w:sz w:val="16"/>
          <w:szCs w:val="16"/>
        </w:rPr>
        <w:t>, 1982.</w:t>
      </w:r>
    </w:p>
    <w:p w14:paraId="6D2B3990" w14:textId="77777777" w:rsidR="00F318C7" w:rsidRDefault="00993F64">
      <w:pPr>
        <w:widowControl w:val="0"/>
        <w:ind w:left="640" w:hanging="640"/>
        <w:rPr>
          <w:sz w:val="16"/>
          <w:szCs w:val="16"/>
        </w:rPr>
      </w:pPr>
      <w:r>
        <w:rPr>
          <w:sz w:val="16"/>
          <w:szCs w:val="16"/>
        </w:rPr>
        <w:t>[43]</w:t>
      </w:r>
      <w:r>
        <w:rPr>
          <w:sz w:val="16"/>
          <w:szCs w:val="16"/>
        </w:rPr>
        <w:tab/>
        <w:t xml:space="preserve">R. </w:t>
      </w:r>
      <w:proofErr w:type="spellStart"/>
      <w:r>
        <w:rPr>
          <w:sz w:val="16"/>
          <w:szCs w:val="16"/>
        </w:rPr>
        <w:t>Pascanu</w:t>
      </w:r>
      <w:proofErr w:type="spellEnd"/>
      <w:r>
        <w:rPr>
          <w:sz w:val="16"/>
          <w:szCs w:val="16"/>
        </w:rPr>
        <w:t xml:space="preserve">, T. </w:t>
      </w:r>
      <w:proofErr w:type="spellStart"/>
      <w:r>
        <w:rPr>
          <w:sz w:val="16"/>
          <w:szCs w:val="16"/>
        </w:rPr>
        <w:t>Mikolov</w:t>
      </w:r>
      <w:proofErr w:type="spellEnd"/>
      <w:r>
        <w:rPr>
          <w:sz w:val="16"/>
          <w:szCs w:val="16"/>
        </w:rPr>
        <w:t xml:space="preserve">, and Y. </w:t>
      </w:r>
      <w:proofErr w:type="spellStart"/>
      <w:r>
        <w:rPr>
          <w:sz w:val="16"/>
          <w:szCs w:val="16"/>
        </w:rPr>
        <w:t>Bengio</w:t>
      </w:r>
      <w:proofErr w:type="spellEnd"/>
      <w:r>
        <w:rPr>
          <w:sz w:val="16"/>
          <w:szCs w:val="16"/>
        </w:rPr>
        <w:t xml:space="preserve">, “Understanding the exploding gradient problem,” </w:t>
      </w:r>
      <w:r>
        <w:rPr>
          <w:i/>
          <w:sz w:val="16"/>
          <w:szCs w:val="16"/>
        </w:rPr>
        <w:t>Proc. 30th Int. Conf. Mach. Learn.</w:t>
      </w:r>
      <w:r>
        <w:rPr>
          <w:sz w:val="16"/>
          <w:szCs w:val="16"/>
        </w:rPr>
        <w:t>, 2012.</w:t>
      </w:r>
    </w:p>
    <w:p w14:paraId="2E4C2840" w14:textId="77777777" w:rsidR="00F318C7" w:rsidRDefault="00993F64">
      <w:pPr>
        <w:widowControl w:val="0"/>
        <w:ind w:left="640" w:hanging="640"/>
        <w:rPr>
          <w:sz w:val="16"/>
          <w:szCs w:val="16"/>
        </w:rPr>
      </w:pPr>
      <w:r>
        <w:rPr>
          <w:sz w:val="16"/>
          <w:szCs w:val="16"/>
        </w:rPr>
        <w:t>[44]</w:t>
      </w:r>
      <w:r>
        <w:rPr>
          <w:sz w:val="16"/>
          <w:szCs w:val="16"/>
        </w:rPr>
        <w:tab/>
        <w:t xml:space="preserve">Y. Guan and T. </w:t>
      </w:r>
      <w:proofErr w:type="spellStart"/>
      <w:r>
        <w:rPr>
          <w:sz w:val="16"/>
          <w:szCs w:val="16"/>
        </w:rPr>
        <w:t>Plötz</w:t>
      </w:r>
      <w:proofErr w:type="spellEnd"/>
      <w:r>
        <w:rPr>
          <w:sz w:val="16"/>
          <w:szCs w:val="16"/>
        </w:rPr>
        <w:t xml:space="preserve">, “Ensembles of Deep LSTM Learners for Activity Recognition using Wearables,” </w:t>
      </w:r>
      <w:r>
        <w:rPr>
          <w:i/>
          <w:sz w:val="16"/>
          <w:szCs w:val="16"/>
        </w:rPr>
        <w:t>Proc. ACM Interactive, Mobile, Wearable Ubiquitous Technol.</w:t>
      </w:r>
      <w:r>
        <w:rPr>
          <w:sz w:val="16"/>
          <w:szCs w:val="16"/>
        </w:rPr>
        <w:t>, 2017.</w:t>
      </w:r>
    </w:p>
    <w:p w14:paraId="3AB0D81F" w14:textId="77777777" w:rsidR="00F318C7" w:rsidRDefault="00993F64">
      <w:pPr>
        <w:widowControl w:val="0"/>
        <w:ind w:left="640" w:hanging="640"/>
        <w:rPr>
          <w:sz w:val="16"/>
          <w:szCs w:val="16"/>
        </w:rPr>
      </w:pPr>
      <w:r>
        <w:rPr>
          <w:sz w:val="16"/>
          <w:szCs w:val="16"/>
        </w:rPr>
        <w:t>[45]</w:t>
      </w:r>
      <w:r>
        <w:rPr>
          <w:sz w:val="16"/>
          <w:szCs w:val="16"/>
        </w:rPr>
        <w:tab/>
        <w:t xml:space="preserve">F. Hernández, L. F. Suárez, J. </w:t>
      </w:r>
      <w:proofErr w:type="spellStart"/>
      <w:r>
        <w:rPr>
          <w:sz w:val="16"/>
          <w:szCs w:val="16"/>
        </w:rPr>
        <w:t>Villamizar</w:t>
      </w:r>
      <w:proofErr w:type="spellEnd"/>
      <w:r>
        <w:rPr>
          <w:sz w:val="16"/>
          <w:szCs w:val="16"/>
        </w:rPr>
        <w:t xml:space="preserve">, and M. </w:t>
      </w:r>
      <w:proofErr w:type="spellStart"/>
      <w:r>
        <w:rPr>
          <w:sz w:val="16"/>
          <w:szCs w:val="16"/>
        </w:rPr>
        <w:t>Altuve</w:t>
      </w:r>
      <w:proofErr w:type="spellEnd"/>
      <w:r>
        <w:rPr>
          <w:sz w:val="16"/>
          <w:szCs w:val="16"/>
        </w:rPr>
        <w:t xml:space="preserve">, “Human Activity Recognition on Smartphones Using a Bidirectional LSTM Network,” </w:t>
      </w:r>
      <w:r>
        <w:rPr>
          <w:i/>
          <w:sz w:val="16"/>
          <w:szCs w:val="16"/>
        </w:rPr>
        <w:t xml:space="preserve">2019 22nd </w:t>
      </w:r>
      <w:proofErr w:type="spellStart"/>
      <w:r>
        <w:rPr>
          <w:i/>
          <w:sz w:val="16"/>
          <w:szCs w:val="16"/>
        </w:rPr>
        <w:t>Symp</w:t>
      </w:r>
      <w:proofErr w:type="spellEnd"/>
      <w:r>
        <w:rPr>
          <w:i/>
          <w:sz w:val="16"/>
          <w:szCs w:val="16"/>
        </w:rPr>
        <w:t xml:space="preserve">. Image, Signal Process. </w:t>
      </w:r>
      <w:proofErr w:type="spellStart"/>
      <w:r>
        <w:rPr>
          <w:i/>
          <w:sz w:val="16"/>
          <w:szCs w:val="16"/>
        </w:rPr>
        <w:t>Artif</w:t>
      </w:r>
      <w:proofErr w:type="spellEnd"/>
      <w:r>
        <w:rPr>
          <w:i/>
          <w:sz w:val="16"/>
          <w:szCs w:val="16"/>
        </w:rPr>
        <w:t>. Vision, STSIVA 2019 - Conf. Proc.</w:t>
      </w:r>
      <w:r>
        <w:rPr>
          <w:sz w:val="16"/>
          <w:szCs w:val="16"/>
        </w:rPr>
        <w:t>, 2019.</w:t>
      </w:r>
    </w:p>
    <w:p w14:paraId="2D5FF1EF" w14:textId="77777777" w:rsidR="00F318C7" w:rsidRDefault="00993F64">
      <w:pPr>
        <w:widowControl w:val="0"/>
        <w:ind w:left="640" w:hanging="640"/>
        <w:rPr>
          <w:sz w:val="16"/>
          <w:szCs w:val="16"/>
        </w:rPr>
      </w:pPr>
      <w:r>
        <w:rPr>
          <w:sz w:val="16"/>
          <w:szCs w:val="16"/>
        </w:rPr>
        <w:t>[46]</w:t>
      </w:r>
      <w:r>
        <w:rPr>
          <w:sz w:val="16"/>
          <w:szCs w:val="16"/>
        </w:rPr>
        <w:tab/>
        <w:t xml:space="preserve">S. </w:t>
      </w:r>
      <w:proofErr w:type="spellStart"/>
      <w:r>
        <w:rPr>
          <w:sz w:val="16"/>
          <w:szCs w:val="16"/>
        </w:rPr>
        <w:t>Hochreiter</w:t>
      </w:r>
      <w:proofErr w:type="spellEnd"/>
      <w:r>
        <w:rPr>
          <w:sz w:val="16"/>
          <w:szCs w:val="16"/>
        </w:rPr>
        <w:t xml:space="preserve"> and J. </w:t>
      </w:r>
      <w:proofErr w:type="spellStart"/>
      <w:r>
        <w:rPr>
          <w:sz w:val="16"/>
          <w:szCs w:val="16"/>
        </w:rPr>
        <w:t>Schmidhuber</w:t>
      </w:r>
      <w:proofErr w:type="spellEnd"/>
      <w:r>
        <w:rPr>
          <w:sz w:val="16"/>
          <w:szCs w:val="16"/>
        </w:rPr>
        <w:t xml:space="preserve">, “Long Short-Term Memory,” </w:t>
      </w:r>
      <w:r>
        <w:rPr>
          <w:i/>
          <w:sz w:val="16"/>
          <w:szCs w:val="16"/>
        </w:rPr>
        <w:t xml:space="preserve">Neural </w:t>
      </w:r>
      <w:proofErr w:type="spellStart"/>
      <w:r>
        <w:rPr>
          <w:i/>
          <w:sz w:val="16"/>
          <w:szCs w:val="16"/>
        </w:rPr>
        <w:t>Comput</w:t>
      </w:r>
      <w:proofErr w:type="spellEnd"/>
      <w:r>
        <w:rPr>
          <w:i/>
          <w:sz w:val="16"/>
          <w:szCs w:val="16"/>
        </w:rPr>
        <w:t>.</w:t>
      </w:r>
      <w:r>
        <w:rPr>
          <w:sz w:val="16"/>
          <w:szCs w:val="16"/>
        </w:rPr>
        <w:t>, 1997.</w:t>
      </w:r>
    </w:p>
    <w:p w14:paraId="54D11B0A" w14:textId="77777777" w:rsidR="00F318C7" w:rsidRDefault="00993F64">
      <w:pPr>
        <w:widowControl w:val="0"/>
        <w:ind w:left="640" w:hanging="640"/>
        <w:rPr>
          <w:sz w:val="16"/>
          <w:szCs w:val="16"/>
        </w:rPr>
      </w:pPr>
      <w:r>
        <w:rPr>
          <w:sz w:val="16"/>
          <w:szCs w:val="16"/>
        </w:rPr>
        <w:t>[47]</w:t>
      </w:r>
      <w:r>
        <w:rPr>
          <w:sz w:val="16"/>
          <w:szCs w:val="16"/>
        </w:rPr>
        <w:tab/>
        <w:t xml:space="preserve">J. Donahue </w:t>
      </w:r>
      <w:r>
        <w:rPr>
          <w:i/>
          <w:sz w:val="16"/>
          <w:szCs w:val="16"/>
        </w:rPr>
        <w:t>et al.</w:t>
      </w:r>
      <w:r>
        <w:rPr>
          <w:sz w:val="16"/>
          <w:szCs w:val="16"/>
        </w:rPr>
        <w:t xml:space="preserve">, “Long-term recurrent convolutional networks for visual recognition and description,” in </w:t>
      </w:r>
      <w:r>
        <w:rPr>
          <w:i/>
          <w:sz w:val="16"/>
          <w:szCs w:val="16"/>
        </w:rPr>
        <w:t>Proceedings of the IEEE Computer Society Conference on Computer Vision and Pattern Recognition</w:t>
      </w:r>
      <w:r>
        <w:rPr>
          <w:sz w:val="16"/>
          <w:szCs w:val="16"/>
        </w:rPr>
        <w:t>, 2015.</w:t>
      </w:r>
    </w:p>
    <w:p w14:paraId="750737D4" w14:textId="77777777" w:rsidR="00F318C7" w:rsidRDefault="00F318C7"/>
    <w:sectPr w:rsidR="00F318C7">
      <w:type w:val="continuous"/>
      <w:pgSz w:w="11907" w:h="16840"/>
      <w:pgMar w:top="2552" w:right="1361" w:bottom="2098" w:left="1361" w:header="851" w:footer="1134" w:gutter="0"/>
      <w:cols w:num="2" w:space="720" w:equalWidth="0">
        <w:col w:w="4309" w:space="567"/>
        <w:col w:w="4309" w:space="0"/>
      </w:cols>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6" w:author="User" w:date="2020-04-06T10:20:00Z" w:initials="U">
    <w:p w14:paraId="6CAB5DCB" w14:textId="77777777" w:rsidR="00CC26D8" w:rsidRDefault="00CC26D8">
      <w:pPr>
        <w:pStyle w:val="CommentText"/>
      </w:pPr>
      <w:r>
        <w:rPr>
          <w:rStyle w:val="CommentReference"/>
        </w:rPr>
        <w:annotationRef/>
      </w:r>
      <w:r>
        <w:t>When we discuss about literature review, we seldom talk about database, unless this is a review technical paper</w:t>
      </w:r>
    </w:p>
    <w:p w14:paraId="053A2870" w14:textId="77777777" w:rsidR="00CC26D8" w:rsidRDefault="00CC26D8">
      <w:pPr>
        <w:pStyle w:val="CommentText"/>
      </w:pPr>
      <w:r>
        <w:t xml:space="preserve">After I remove this, </w:t>
      </w:r>
      <w:proofErr w:type="spellStart"/>
      <w:r>
        <w:t>pls</w:t>
      </w:r>
      <w:proofErr w:type="spellEnd"/>
      <w:r>
        <w:t xml:space="preserve"> update the reference.</w:t>
      </w:r>
    </w:p>
  </w:comment>
  <w:comment w:id="509" w:author="User" w:date="2020-04-09T12:19:00Z" w:initials="U">
    <w:p w14:paraId="076D5C1A" w14:textId="77777777" w:rsidR="00241FC4" w:rsidRDefault="00235AC2">
      <w:pPr>
        <w:pStyle w:val="CommentText"/>
      </w:pPr>
      <w:r>
        <w:rPr>
          <w:rStyle w:val="CommentReference"/>
        </w:rPr>
        <w:annotationRef/>
      </w:r>
    </w:p>
    <w:p w14:paraId="488288B1" w14:textId="18528CBF" w:rsidR="00235AC2" w:rsidRDefault="00235AC2">
      <w:pPr>
        <w:pStyle w:val="CommentText"/>
      </w:pPr>
      <w:r>
        <w:t>remove WISDM dataset block</w:t>
      </w:r>
      <w:r w:rsidR="00241FC4">
        <w:t>, but remain the zoom block of input data, the small rectangular block</w:t>
      </w:r>
    </w:p>
    <w:p w14:paraId="4E786397" w14:textId="44FE6644" w:rsidR="00235AC2" w:rsidRDefault="00235AC2">
      <w:pPr>
        <w:pStyle w:val="CommentText"/>
      </w:pPr>
      <w:r>
        <w:t xml:space="preserve">remove the details of kernel size, time steps…same to 6x70x70 </w:t>
      </w:r>
      <w:proofErr w:type="gramStart"/>
      <w:r>
        <w:t>etc..</w:t>
      </w:r>
      <w:proofErr w:type="gramEnd"/>
    </w:p>
    <w:p w14:paraId="6EA6174E" w14:textId="0EF188E4" w:rsidR="00222A2F" w:rsidRDefault="00222A2F">
      <w:pPr>
        <w:pStyle w:val="CommentText"/>
      </w:pPr>
      <w:r>
        <w:t xml:space="preserve">give me the picture </w:t>
      </w:r>
      <w:proofErr w:type="gramStart"/>
      <w:r>
        <w:t>source .</w:t>
      </w:r>
      <w:proofErr w:type="spellStart"/>
      <w:r>
        <w:t>i</w:t>
      </w:r>
      <w:proofErr w:type="spellEnd"/>
      <w:proofErr w:type="gramEnd"/>
      <w:r>
        <w:t xml:space="preserve"> may modify</w:t>
      </w:r>
    </w:p>
    <w:p w14:paraId="631D52AA" w14:textId="6696E664" w:rsidR="00222A2F" w:rsidRDefault="00222A2F">
      <w:pPr>
        <w:pStyle w:val="CommentText"/>
      </w:pPr>
      <w:r>
        <w:t>put a rectangle for CNN, other rectangle for RNN variant, these 2 boxes inside a bigger box, termed it as feature extraction</w:t>
      </w:r>
      <w:r w:rsidR="007604DE">
        <w:t>…if don understand, let me know</w:t>
      </w:r>
    </w:p>
    <w:p w14:paraId="5BAAFF09" w14:textId="77777777" w:rsidR="00235AC2" w:rsidRDefault="00235AC2">
      <w:pPr>
        <w:pStyle w:val="CommentText"/>
      </w:pPr>
      <w:proofErr w:type="spellStart"/>
      <w:r>
        <w:t>jz</w:t>
      </w:r>
      <w:proofErr w:type="spellEnd"/>
      <w:r>
        <w:t xml:space="preserve"> maintain the process name</w:t>
      </w:r>
    </w:p>
    <w:p w14:paraId="09234B0B" w14:textId="5D6D08F2" w:rsidR="00235AC2" w:rsidRDefault="00235AC2">
      <w:pPr>
        <w:pStyle w:val="CommentText"/>
      </w:pPr>
      <w:r>
        <w:t>replace dense layers with a block called classifier</w:t>
      </w:r>
    </w:p>
  </w:comment>
  <w:comment w:id="639" w:author="User" w:date="2020-04-10T06:23:00Z" w:initials="U">
    <w:p w14:paraId="59C0B702" w14:textId="77777777" w:rsidR="00BE266F" w:rsidRDefault="00BE266F" w:rsidP="00BE266F">
      <w:pPr>
        <w:pStyle w:val="CommentText"/>
      </w:pPr>
      <w:r>
        <w:rPr>
          <w:rStyle w:val="CommentReference"/>
        </w:rPr>
        <w:annotationRef/>
      </w:r>
      <w:r>
        <w:t xml:space="preserve">possible construct a CNN pattern (output after the last convolutional </w:t>
      </w:r>
      <w:proofErr w:type="gramStart"/>
      <w:r>
        <w:t>layer)…</w:t>
      </w:r>
      <w:proofErr w:type="gramEnd"/>
      <w:r>
        <w:t>showing the moving of motion, let say walking, can be reflected in the CNN pattern)</w:t>
      </w:r>
    </w:p>
    <w:p w14:paraId="51399B45" w14:textId="77777777" w:rsidR="00BE266F" w:rsidRDefault="00BE266F" w:rsidP="00BE266F">
      <w:pPr>
        <w:pStyle w:val="CommentText"/>
      </w:pPr>
      <w:r>
        <w:rPr>
          <w:noProof/>
        </w:rPr>
        <w:drawing>
          <wp:inline distT="0" distB="0" distL="0" distR="0" wp14:anchorId="073F926F" wp14:editId="2CE16FC3">
            <wp:extent cx="2735556" cy="1223158"/>
            <wp:effectExtent l="0" t="0" r="8255" b="0"/>
            <wp:docPr id="126" name="Picture 126" descr="Speech emotion recognition using deep 1D &amp; 2D CNN LSTM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ech emotion recognition using deep 1D &amp; 2D CNN LSTM networks ..."/>
                    <pic:cNvPicPr>
                      <a:picLocks noChangeAspect="1" noChangeArrowheads="1"/>
                    </pic:cNvPicPr>
                  </pic:nvPicPr>
                  <pic:blipFill rotWithShape="1">
                    <a:blip r:embed="rId1">
                      <a:extLst>
                        <a:ext uri="{28A0092B-C50C-407E-A947-70E740481C1C}">
                          <a14:useLocalDpi xmlns:a14="http://schemas.microsoft.com/office/drawing/2010/main" val="0"/>
                        </a:ext>
                      </a:extLst>
                    </a:blip>
                    <a:srcRect b="72847"/>
                    <a:stretch/>
                  </pic:blipFill>
                  <pic:spPr bwMode="auto">
                    <a:xfrm>
                      <a:off x="0" y="0"/>
                      <a:ext cx="2736215" cy="1223452"/>
                    </a:xfrm>
                    <a:prstGeom prst="rect">
                      <a:avLst/>
                    </a:prstGeom>
                    <a:noFill/>
                    <a:ln>
                      <a:noFill/>
                    </a:ln>
                    <a:extLst>
                      <a:ext uri="{53640926-AAD7-44D8-BBD7-CCE9431645EC}">
                        <a14:shadowObscured xmlns:a14="http://schemas.microsoft.com/office/drawing/2010/main"/>
                      </a:ext>
                    </a:extLst>
                  </pic:spPr>
                </pic:pic>
              </a:graphicData>
            </a:graphic>
          </wp:inline>
        </w:drawing>
      </w:r>
    </w:p>
    <w:p w14:paraId="2A069436" w14:textId="77777777" w:rsidR="00BE266F" w:rsidRDefault="00BE266F" w:rsidP="00BE266F">
      <w:pPr>
        <w:pStyle w:val="CommentText"/>
      </w:pPr>
      <w:r>
        <w:t>ref: A basketball is moving from one player to another where a small 219 change in players’ position and orientation can be observed. 220 As CNN finds hidden patterns in images, it captures all the 221 tiny changes in each frame. These changes in sequential form 222 are learnt through RNN for action recognition in a video</w:t>
      </w:r>
    </w:p>
    <w:p w14:paraId="5970B5E8" w14:textId="77777777" w:rsidR="00BE266F" w:rsidRDefault="00BE266F" w:rsidP="00BE266F">
      <w:pPr>
        <w:pStyle w:val="CommentText"/>
      </w:pPr>
      <w:r>
        <w:rPr>
          <w:noProof/>
        </w:rPr>
        <w:drawing>
          <wp:inline distT="0" distB="0" distL="0" distR="0" wp14:anchorId="5F895199" wp14:editId="320C388B">
            <wp:extent cx="2736215" cy="1538605"/>
            <wp:effectExtent l="0" t="0" r="6985"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736215" cy="1538605"/>
                    </a:xfrm>
                    <a:prstGeom prst="rect">
                      <a:avLst/>
                    </a:prstGeom>
                  </pic:spPr>
                </pic:pic>
              </a:graphicData>
            </a:graphic>
          </wp:inline>
        </w:drawing>
      </w:r>
    </w:p>
    <w:p w14:paraId="53FF5A66" w14:textId="77777777" w:rsidR="00BE266F" w:rsidRDefault="00BE266F" w:rsidP="00BE266F">
      <w:pPr>
        <w:pStyle w:val="CommentText"/>
      </w:pPr>
    </w:p>
    <w:p w14:paraId="063BE216" w14:textId="77777777" w:rsidR="00BE266F" w:rsidRDefault="00BE266F" w:rsidP="00BE266F">
      <w:pPr>
        <w:pStyle w:val="CommentText"/>
      </w:pPr>
    </w:p>
    <w:p w14:paraId="425D101A" w14:textId="77777777" w:rsidR="00BE266F" w:rsidRDefault="00BE266F" w:rsidP="00BE266F">
      <w:pPr>
        <w:pStyle w:val="CommentText"/>
      </w:pPr>
    </w:p>
  </w:comment>
  <w:comment w:id="694" w:author="User" w:date="2020-04-10T07:00:00Z" w:initials="U">
    <w:p w14:paraId="471AAE12" w14:textId="448F2AF2" w:rsidR="003B10BF" w:rsidRDefault="003B10BF">
      <w:pPr>
        <w:pStyle w:val="CommentText"/>
      </w:pPr>
      <w:r>
        <w:rPr>
          <w:rStyle w:val="CommentReference"/>
        </w:rPr>
        <w:annotationRef/>
      </w:r>
      <w:r>
        <w:t>Put all the equations using Words equation editor, this one</w:t>
      </w:r>
      <w:r w:rsidR="000235AC">
        <w:t xml:space="preserve"> (INSERT </w:t>
      </w:r>
      <w:r w:rsidR="000235AC">
        <w:sym w:font="Wingdings" w:char="F0E0"/>
      </w:r>
      <w:r w:rsidR="000235AC">
        <w:t xml:space="preserve"> </w:t>
      </w:r>
      <w:r w:rsidR="000235AC">
        <w:t>EQUATION)</w:t>
      </w:r>
      <w:bookmarkStart w:id="695" w:name="_GoBack"/>
      <w:bookmarkEnd w:id="695"/>
    </w:p>
    <w:p w14:paraId="1C26C38C" w14:textId="397DDB99" w:rsidR="003B10BF" w:rsidRDefault="003B10BF">
      <w:pPr>
        <w:pStyle w:val="CommentText"/>
      </w:pPr>
      <w:r>
        <w:rPr>
          <w:noProof/>
        </w:rPr>
        <w:drawing>
          <wp:inline distT="0" distB="0" distL="0" distR="0" wp14:anchorId="264B0B81" wp14:editId="4DE67691">
            <wp:extent cx="2736215" cy="2317105"/>
            <wp:effectExtent l="0" t="0" r="6985" b="7620"/>
            <wp:docPr id="134" name="Picture 134" descr="Write an equation or formula - Offic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rite an equation or formula - Office Support"/>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36215" cy="2317105"/>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3A2870" w15:done="0"/>
  <w15:commentEx w15:paraId="09234B0B" w15:done="0"/>
  <w15:commentEx w15:paraId="425D101A" w15:done="0"/>
  <w15:commentEx w15:paraId="1C26C38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BA222B" w14:textId="77777777" w:rsidR="0079573C" w:rsidRDefault="0079573C">
      <w:r>
        <w:separator/>
      </w:r>
    </w:p>
  </w:endnote>
  <w:endnote w:type="continuationSeparator" w:id="0">
    <w:p w14:paraId="48989C04" w14:textId="77777777" w:rsidR="0079573C" w:rsidRDefault="00795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14FD93" w14:textId="77777777" w:rsidR="0079573C" w:rsidRDefault="0079573C">
      <w:r>
        <w:separator/>
      </w:r>
    </w:p>
  </w:footnote>
  <w:footnote w:type="continuationSeparator" w:id="0">
    <w:p w14:paraId="6C5FA7B1" w14:textId="77777777" w:rsidR="0079573C" w:rsidRDefault="0079573C">
      <w:r>
        <w:continuationSeparator/>
      </w:r>
    </w:p>
  </w:footnote>
  <w:footnote w:id="1">
    <w:p w14:paraId="7DEF87A2" w14:textId="77777777" w:rsidR="00F318C7" w:rsidRDefault="00993F64">
      <w:pPr>
        <w:pBdr>
          <w:top w:val="nil"/>
          <w:left w:val="nil"/>
          <w:bottom w:val="nil"/>
          <w:right w:val="nil"/>
          <w:between w:val="nil"/>
        </w:pBdr>
        <w:rPr>
          <w:color w:val="000000"/>
        </w:rPr>
      </w:pPr>
      <w:r>
        <w:rPr>
          <w:vertAlign w:val="superscript"/>
        </w:rPr>
        <w:footnoteRef/>
      </w:r>
      <w:r>
        <w:rPr>
          <w:color w:val="000000"/>
        </w:rPr>
        <w:t>*</w:t>
      </w:r>
      <w:r>
        <w:rPr>
          <w:color w:val="000000"/>
          <w:sz w:val="16"/>
          <w:szCs w:val="16"/>
        </w:rPr>
        <w:t xml:space="preserve">Corresponding author. E-mail: editorial@iospress.nl. Check if the checkbox in menu </w:t>
      </w:r>
      <w:r>
        <w:rPr>
          <w:i/>
          <w:color w:val="000000"/>
          <w:sz w:val="16"/>
          <w:szCs w:val="16"/>
        </w:rPr>
        <w:t>Tools/Options/Compatibility/Lay out footnotes like Word 6.x/95/97</w:t>
      </w:r>
      <w:r>
        <w:rPr>
          <w:color w:val="000000"/>
          <w:sz w:val="16"/>
          <w:szCs w:val="16"/>
        </w:rPr>
        <w:t xml:space="preserve"> is selected if you make a footnote for the corresponding author.</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30AEC"/>
    <w:multiLevelType w:val="multilevel"/>
    <w:tmpl w:val="566A9F66"/>
    <w:lvl w:ilvl="0">
      <w:start w:val="1"/>
      <w:numFmt w:val="decimal"/>
      <w:lvlText w:val="%1)"/>
      <w:lvlJc w:val="left"/>
      <w:pPr>
        <w:ind w:left="570" w:hanging="360"/>
      </w:pPr>
      <w:rPr>
        <w:vertAlign w:val="baseline"/>
      </w:rPr>
    </w:lvl>
    <w:lvl w:ilvl="1">
      <w:start w:val="1"/>
      <w:numFmt w:val="lowerLetter"/>
      <w:lvlText w:val="%2."/>
      <w:lvlJc w:val="left"/>
      <w:pPr>
        <w:ind w:left="1290" w:hanging="360"/>
      </w:pPr>
      <w:rPr>
        <w:vertAlign w:val="baseline"/>
      </w:rPr>
    </w:lvl>
    <w:lvl w:ilvl="2">
      <w:start w:val="1"/>
      <w:numFmt w:val="lowerRoman"/>
      <w:lvlText w:val="%3."/>
      <w:lvlJc w:val="right"/>
      <w:pPr>
        <w:ind w:left="2010" w:hanging="180"/>
      </w:pPr>
      <w:rPr>
        <w:vertAlign w:val="baseline"/>
      </w:rPr>
    </w:lvl>
    <w:lvl w:ilvl="3">
      <w:start w:val="1"/>
      <w:numFmt w:val="decimal"/>
      <w:lvlText w:val="%4."/>
      <w:lvlJc w:val="left"/>
      <w:pPr>
        <w:ind w:left="2730" w:hanging="360"/>
      </w:pPr>
      <w:rPr>
        <w:vertAlign w:val="baseline"/>
      </w:rPr>
    </w:lvl>
    <w:lvl w:ilvl="4">
      <w:start w:val="1"/>
      <w:numFmt w:val="lowerLetter"/>
      <w:lvlText w:val="%5."/>
      <w:lvlJc w:val="left"/>
      <w:pPr>
        <w:ind w:left="3450" w:hanging="360"/>
      </w:pPr>
      <w:rPr>
        <w:vertAlign w:val="baseline"/>
      </w:rPr>
    </w:lvl>
    <w:lvl w:ilvl="5">
      <w:start w:val="1"/>
      <w:numFmt w:val="lowerRoman"/>
      <w:lvlText w:val="%6."/>
      <w:lvlJc w:val="right"/>
      <w:pPr>
        <w:ind w:left="4170" w:hanging="180"/>
      </w:pPr>
      <w:rPr>
        <w:vertAlign w:val="baseline"/>
      </w:rPr>
    </w:lvl>
    <w:lvl w:ilvl="6">
      <w:start w:val="1"/>
      <w:numFmt w:val="decimal"/>
      <w:lvlText w:val="%7."/>
      <w:lvlJc w:val="left"/>
      <w:pPr>
        <w:ind w:left="4890" w:hanging="360"/>
      </w:pPr>
      <w:rPr>
        <w:vertAlign w:val="baseline"/>
      </w:rPr>
    </w:lvl>
    <w:lvl w:ilvl="7">
      <w:start w:val="1"/>
      <w:numFmt w:val="lowerLetter"/>
      <w:lvlText w:val="%8."/>
      <w:lvlJc w:val="left"/>
      <w:pPr>
        <w:ind w:left="5610" w:hanging="360"/>
      </w:pPr>
      <w:rPr>
        <w:vertAlign w:val="baseline"/>
      </w:rPr>
    </w:lvl>
    <w:lvl w:ilvl="8">
      <w:start w:val="1"/>
      <w:numFmt w:val="lowerRoman"/>
      <w:lvlText w:val="%9."/>
      <w:lvlJc w:val="right"/>
      <w:pPr>
        <w:ind w:left="6330" w:hanging="180"/>
      </w:pPr>
      <w:rPr>
        <w:vertAlign w:val="baseline"/>
      </w:rPr>
    </w:lvl>
  </w:abstractNum>
  <w:abstractNum w:abstractNumId="1" w15:restartNumberingAfterBreak="0">
    <w:nsid w:val="5B3A1A58"/>
    <w:multiLevelType w:val="multilevel"/>
    <w:tmpl w:val="C4FED5DA"/>
    <w:lvl w:ilvl="0">
      <w:start w:val="1"/>
      <w:numFmt w:val="decimal"/>
      <w:lvlText w:val="%1."/>
      <w:lvlJc w:val="left"/>
      <w:pPr>
        <w:ind w:left="454" w:hanging="454"/>
      </w:pPr>
      <w:rPr>
        <w:rFonts w:ascii="Times New Roman" w:eastAsia="Times New Roman" w:hAnsi="Times New Roman" w:cs="Times New Roman"/>
        <w:b/>
        <w:i w:val="0"/>
        <w:smallCaps w:val="0"/>
        <w:strike w:val="0"/>
        <w:sz w:val="20"/>
        <w:szCs w:val="20"/>
        <w:u w:val="none"/>
        <w:vertAlign w:val="baseline"/>
      </w:rPr>
    </w:lvl>
    <w:lvl w:ilvl="1">
      <w:start w:val="1"/>
      <w:numFmt w:val="decimal"/>
      <w:lvlText w:val="%1.%2."/>
      <w:lvlJc w:val="left"/>
      <w:pPr>
        <w:ind w:left="0" w:firstLine="0"/>
      </w:pPr>
      <w:rPr>
        <w:rFonts w:ascii="Times New Roman" w:eastAsia="Times New Roman" w:hAnsi="Times New Roman" w:cs="Times New Roman"/>
        <w:b w:val="0"/>
        <w:i/>
        <w:sz w:val="20"/>
        <w:szCs w:val="20"/>
        <w:vertAlign w:val="baseline"/>
      </w:rPr>
    </w:lvl>
    <w:lvl w:ilvl="2">
      <w:start w:val="1"/>
      <w:numFmt w:val="decimal"/>
      <w:lvlText w:val="%1.%2.%3."/>
      <w:lvlJc w:val="left"/>
      <w:pPr>
        <w:ind w:left="0" w:firstLine="0"/>
      </w:pPr>
      <w:rPr>
        <w:rFonts w:ascii="Times" w:eastAsia="Times" w:hAnsi="Times" w:cs="Times"/>
        <w:b w:val="0"/>
        <w:i/>
        <w:sz w:val="20"/>
        <w:szCs w:val="20"/>
        <w:vertAlign w:val="baseline"/>
      </w:rPr>
    </w:lvl>
    <w:lvl w:ilvl="3">
      <w:start w:val="1"/>
      <w:numFmt w:val="decimal"/>
      <w:lvlText w:val="%1.%2.%3.%4."/>
      <w:lvlJc w:val="left"/>
      <w:pPr>
        <w:ind w:left="0" w:firstLine="0"/>
      </w:pPr>
      <w:rPr>
        <w:rFonts w:ascii="Times" w:eastAsia="Times" w:hAnsi="Times" w:cs="Times"/>
        <w:b w:val="0"/>
        <w:i/>
        <w:sz w:val="20"/>
        <w:szCs w:val="20"/>
        <w:vertAlign w:val="baseline"/>
      </w:rPr>
    </w:lvl>
    <w:lvl w:ilvl="4">
      <w:start w:val="1"/>
      <w:numFmt w:val="decimal"/>
      <w:lvlText w:val=""/>
      <w:lvlJc w:val="left"/>
      <w:pPr>
        <w:ind w:left="0" w:firstLine="0"/>
      </w:pPr>
      <w:rPr>
        <w:vertAlign w:val="baseline"/>
      </w:rPr>
    </w:lvl>
    <w:lvl w:ilvl="5">
      <w:start w:val="1"/>
      <w:numFmt w:val="decimal"/>
      <w:lvlText w:val=""/>
      <w:lvlJc w:val="left"/>
      <w:pPr>
        <w:ind w:left="850" w:firstLine="0"/>
      </w:pPr>
      <w:rPr>
        <w:vertAlign w:val="baseline"/>
      </w:rPr>
    </w:lvl>
    <w:lvl w:ilvl="6">
      <w:start w:val="1"/>
      <w:numFmt w:val="decimal"/>
      <w:lvlText w:val=""/>
      <w:lvlJc w:val="left"/>
      <w:pPr>
        <w:ind w:left="510" w:firstLine="0"/>
      </w:pPr>
      <w:rPr>
        <w:vertAlign w:val="baseline"/>
      </w:rPr>
    </w:lvl>
    <w:lvl w:ilvl="7">
      <w:start w:val="1"/>
      <w:numFmt w:val="decimal"/>
      <w:lvlText w:val=""/>
      <w:lvlJc w:val="left"/>
      <w:pPr>
        <w:ind w:left="510" w:firstLine="0"/>
      </w:pPr>
      <w:rPr>
        <w:vertAlign w:val="baseline"/>
      </w:rPr>
    </w:lvl>
    <w:lvl w:ilvl="8">
      <w:start w:val="1"/>
      <w:numFmt w:val="decimal"/>
      <w:lvlText w:val=""/>
      <w:lvlJc w:val="left"/>
      <w:pPr>
        <w:ind w:left="510" w:firstLine="0"/>
      </w:pPr>
      <w:rPr>
        <w:vertAlign w:val="baseli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1a4599e66aed3f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8C7"/>
    <w:rsid w:val="00001A34"/>
    <w:rsid w:val="000125B4"/>
    <w:rsid w:val="00015C0C"/>
    <w:rsid w:val="000235AC"/>
    <w:rsid w:val="00026B01"/>
    <w:rsid w:val="00030D63"/>
    <w:rsid w:val="000324C4"/>
    <w:rsid w:val="00051AD5"/>
    <w:rsid w:val="00056440"/>
    <w:rsid w:val="00067784"/>
    <w:rsid w:val="000719EB"/>
    <w:rsid w:val="000A255D"/>
    <w:rsid w:val="00102AE3"/>
    <w:rsid w:val="001107F9"/>
    <w:rsid w:val="0012535D"/>
    <w:rsid w:val="001368F6"/>
    <w:rsid w:val="0015019A"/>
    <w:rsid w:val="00156CB0"/>
    <w:rsid w:val="001630C5"/>
    <w:rsid w:val="00165936"/>
    <w:rsid w:val="00165D2D"/>
    <w:rsid w:val="00176079"/>
    <w:rsid w:val="00184BD2"/>
    <w:rsid w:val="00185A5C"/>
    <w:rsid w:val="00191A97"/>
    <w:rsid w:val="001C08FE"/>
    <w:rsid w:val="001D07CE"/>
    <w:rsid w:val="001F5C09"/>
    <w:rsid w:val="002007C9"/>
    <w:rsid w:val="00210F21"/>
    <w:rsid w:val="00215A43"/>
    <w:rsid w:val="00222A2F"/>
    <w:rsid w:val="00235AC2"/>
    <w:rsid w:val="00241FC4"/>
    <w:rsid w:val="00272F57"/>
    <w:rsid w:val="002B5EDB"/>
    <w:rsid w:val="002C4345"/>
    <w:rsid w:val="002C533F"/>
    <w:rsid w:val="002F0DC4"/>
    <w:rsid w:val="0030295C"/>
    <w:rsid w:val="00324946"/>
    <w:rsid w:val="0036059C"/>
    <w:rsid w:val="0036602E"/>
    <w:rsid w:val="00390488"/>
    <w:rsid w:val="00391FBB"/>
    <w:rsid w:val="003A46A1"/>
    <w:rsid w:val="003B10BF"/>
    <w:rsid w:val="003B1AB5"/>
    <w:rsid w:val="003B3103"/>
    <w:rsid w:val="003C4A2D"/>
    <w:rsid w:val="003E2A21"/>
    <w:rsid w:val="003F5AD8"/>
    <w:rsid w:val="00400D98"/>
    <w:rsid w:val="00417547"/>
    <w:rsid w:val="00465443"/>
    <w:rsid w:val="00465C65"/>
    <w:rsid w:val="004676BF"/>
    <w:rsid w:val="004810F8"/>
    <w:rsid w:val="00490519"/>
    <w:rsid w:val="004B1E8D"/>
    <w:rsid w:val="004C069E"/>
    <w:rsid w:val="004C7163"/>
    <w:rsid w:val="004E749E"/>
    <w:rsid w:val="00510DBA"/>
    <w:rsid w:val="00525916"/>
    <w:rsid w:val="00531CC5"/>
    <w:rsid w:val="005354B2"/>
    <w:rsid w:val="00535720"/>
    <w:rsid w:val="00535E9B"/>
    <w:rsid w:val="00543BE2"/>
    <w:rsid w:val="0054489D"/>
    <w:rsid w:val="00561517"/>
    <w:rsid w:val="005833AA"/>
    <w:rsid w:val="00587A59"/>
    <w:rsid w:val="0059321D"/>
    <w:rsid w:val="005A410F"/>
    <w:rsid w:val="005D3988"/>
    <w:rsid w:val="005E2DFC"/>
    <w:rsid w:val="005F3B80"/>
    <w:rsid w:val="005F3D9C"/>
    <w:rsid w:val="0062029A"/>
    <w:rsid w:val="00623FCF"/>
    <w:rsid w:val="006503BE"/>
    <w:rsid w:val="00664EED"/>
    <w:rsid w:val="00693189"/>
    <w:rsid w:val="00694CF5"/>
    <w:rsid w:val="006B5350"/>
    <w:rsid w:val="006D344D"/>
    <w:rsid w:val="006D48C8"/>
    <w:rsid w:val="006E0212"/>
    <w:rsid w:val="006F4F08"/>
    <w:rsid w:val="00705CC0"/>
    <w:rsid w:val="00711026"/>
    <w:rsid w:val="00715136"/>
    <w:rsid w:val="00724F93"/>
    <w:rsid w:val="007427EB"/>
    <w:rsid w:val="00757FF9"/>
    <w:rsid w:val="007604DE"/>
    <w:rsid w:val="00772E60"/>
    <w:rsid w:val="007859A6"/>
    <w:rsid w:val="0079573C"/>
    <w:rsid w:val="007C09E5"/>
    <w:rsid w:val="007D5BCF"/>
    <w:rsid w:val="008748E6"/>
    <w:rsid w:val="00883F56"/>
    <w:rsid w:val="00886801"/>
    <w:rsid w:val="00896864"/>
    <w:rsid w:val="008A2EA5"/>
    <w:rsid w:val="008D020C"/>
    <w:rsid w:val="008E3A61"/>
    <w:rsid w:val="009404D4"/>
    <w:rsid w:val="00963503"/>
    <w:rsid w:val="00977608"/>
    <w:rsid w:val="00993403"/>
    <w:rsid w:val="00993F64"/>
    <w:rsid w:val="009A1750"/>
    <w:rsid w:val="009B24BF"/>
    <w:rsid w:val="009E3077"/>
    <w:rsid w:val="00A1712B"/>
    <w:rsid w:val="00A2536B"/>
    <w:rsid w:val="00A25E24"/>
    <w:rsid w:val="00A42751"/>
    <w:rsid w:val="00A43947"/>
    <w:rsid w:val="00A67104"/>
    <w:rsid w:val="00A81EE0"/>
    <w:rsid w:val="00A95941"/>
    <w:rsid w:val="00AD5B36"/>
    <w:rsid w:val="00AF4B26"/>
    <w:rsid w:val="00B043B4"/>
    <w:rsid w:val="00B21E26"/>
    <w:rsid w:val="00B247B7"/>
    <w:rsid w:val="00B57035"/>
    <w:rsid w:val="00B77EBC"/>
    <w:rsid w:val="00B9491D"/>
    <w:rsid w:val="00BA2041"/>
    <w:rsid w:val="00BE266F"/>
    <w:rsid w:val="00C035D0"/>
    <w:rsid w:val="00C05C0D"/>
    <w:rsid w:val="00C21116"/>
    <w:rsid w:val="00C32D10"/>
    <w:rsid w:val="00C44565"/>
    <w:rsid w:val="00C60EDA"/>
    <w:rsid w:val="00C71AFD"/>
    <w:rsid w:val="00C732AF"/>
    <w:rsid w:val="00C743A2"/>
    <w:rsid w:val="00C75F4C"/>
    <w:rsid w:val="00C8747C"/>
    <w:rsid w:val="00CB0A74"/>
    <w:rsid w:val="00CB1054"/>
    <w:rsid w:val="00CC26D8"/>
    <w:rsid w:val="00CE01AF"/>
    <w:rsid w:val="00CE57C2"/>
    <w:rsid w:val="00D05704"/>
    <w:rsid w:val="00D3365C"/>
    <w:rsid w:val="00D7791C"/>
    <w:rsid w:val="00D93174"/>
    <w:rsid w:val="00DA6CE6"/>
    <w:rsid w:val="00DD3294"/>
    <w:rsid w:val="00DE3D93"/>
    <w:rsid w:val="00DF4360"/>
    <w:rsid w:val="00E03CAD"/>
    <w:rsid w:val="00E06B89"/>
    <w:rsid w:val="00E15408"/>
    <w:rsid w:val="00E32A0A"/>
    <w:rsid w:val="00E34A0D"/>
    <w:rsid w:val="00E36380"/>
    <w:rsid w:val="00E4067C"/>
    <w:rsid w:val="00E5356F"/>
    <w:rsid w:val="00E75187"/>
    <w:rsid w:val="00E80F0B"/>
    <w:rsid w:val="00E94ADA"/>
    <w:rsid w:val="00E95940"/>
    <w:rsid w:val="00EA2E6A"/>
    <w:rsid w:val="00EB3A8C"/>
    <w:rsid w:val="00EC37E8"/>
    <w:rsid w:val="00ED5DC8"/>
    <w:rsid w:val="00EE4F8A"/>
    <w:rsid w:val="00EE53EA"/>
    <w:rsid w:val="00EF6DD8"/>
    <w:rsid w:val="00F02523"/>
    <w:rsid w:val="00F1205B"/>
    <w:rsid w:val="00F13B97"/>
    <w:rsid w:val="00F240C6"/>
    <w:rsid w:val="00F318C7"/>
    <w:rsid w:val="00F33771"/>
    <w:rsid w:val="00F36A67"/>
    <w:rsid w:val="00F53AB3"/>
    <w:rsid w:val="00F53EAA"/>
    <w:rsid w:val="00F831D0"/>
    <w:rsid w:val="00F944B0"/>
    <w:rsid w:val="00FA3D4B"/>
    <w:rsid w:val="00FC336E"/>
    <w:rsid w:val="00FE2843"/>
    <w:rsid w:val="00FE386F"/>
    <w:rsid w:val="00FF0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135F8"/>
  <w15:docId w15:val="{A81E441C-4BAD-4865-9962-305136C8C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ind w:firstLine="2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ind w:firstLine="0"/>
      <w:jc w:val="left"/>
      <w:outlineLvl w:val="0"/>
    </w:pPr>
    <w:rPr>
      <w:b/>
    </w:rPr>
  </w:style>
  <w:style w:type="paragraph" w:styleId="Heading2">
    <w:name w:val="heading 2"/>
    <w:basedOn w:val="Normal"/>
    <w:next w:val="Normal"/>
    <w:pPr>
      <w:keepNext/>
      <w:keepLines/>
      <w:spacing w:before="240" w:after="240"/>
      <w:jc w:val="left"/>
      <w:outlineLvl w:val="1"/>
    </w:pPr>
    <w:rPr>
      <w:i/>
    </w:rPr>
  </w:style>
  <w:style w:type="paragraph" w:styleId="Heading3">
    <w:name w:val="heading 3"/>
    <w:basedOn w:val="Normal"/>
    <w:next w:val="Normal"/>
    <w:pPr>
      <w:keepNext/>
      <w:keepLines/>
      <w:spacing w:before="240"/>
      <w:jc w:val="left"/>
      <w:outlineLvl w:val="2"/>
    </w:pPr>
    <w:rPr>
      <w:i/>
    </w:rPr>
  </w:style>
  <w:style w:type="paragraph" w:styleId="Heading4">
    <w:name w:val="heading 4"/>
    <w:basedOn w:val="Normal"/>
    <w:next w:val="Normal"/>
    <w:pPr>
      <w:keepNext/>
      <w:ind w:firstLine="0"/>
      <w:jc w:val="left"/>
      <w:outlineLvl w:val="3"/>
    </w:pPr>
    <w:rPr>
      <w:i/>
    </w:rPr>
  </w:style>
  <w:style w:type="paragraph" w:styleId="Heading5">
    <w:name w:val="heading 5"/>
    <w:basedOn w:val="Normal"/>
    <w:next w:val="Normal"/>
    <w:pPr>
      <w:jc w:val="left"/>
      <w:outlineLvl w:val="4"/>
    </w:pPr>
    <w:rPr>
      <w:i/>
    </w:rPr>
  </w:style>
  <w:style w:type="paragraph" w:styleId="Heading6">
    <w:name w:val="heading 6"/>
    <w:basedOn w:val="Normal"/>
    <w:next w:val="Normal"/>
    <w:pPr>
      <w:spacing w:before="240"/>
      <w:ind w:left="85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nil"/>
        <w:left w:val="nil"/>
        <w:bottom w:val="nil"/>
        <w:right w:val="nil"/>
        <w:between w:val="nil"/>
      </w:pBdr>
      <w:spacing w:before="480" w:after="480"/>
      <w:ind w:firstLine="0"/>
      <w:jc w:val="left"/>
    </w:pPr>
    <w:rPr>
      <w:color w:val="000000"/>
      <w:sz w:val="50"/>
      <w:szCs w:val="5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character" w:styleId="CommentReference">
    <w:name w:val="annotation reference"/>
    <w:basedOn w:val="DefaultParagraphFont"/>
    <w:uiPriority w:val="99"/>
    <w:semiHidden/>
    <w:unhideWhenUsed/>
    <w:rsid w:val="00CC26D8"/>
    <w:rPr>
      <w:sz w:val="16"/>
      <w:szCs w:val="16"/>
    </w:rPr>
  </w:style>
  <w:style w:type="paragraph" w:styleId="CommentText">
    <w:name w:val="annotation text"/>
    <w:basedOn w:val="Normal"/>
    <w:link w:val="CommentTextChar"/>
    <w:uiPriority w:val="99"/>
    <w:semiHidden/>
    <w:unhideWhenUsed/>
    <w:rsid w:val="00CC26D8"/>
  </w:style>
  <w:style w:type="character" w:customStyle="1" w:styleId="CommentTextChar">
    <w:name w:val="Comment Text Char"/>
    <w:basedOn w:val="DefaultParagraphFont"/>
    <w:link w:val="CommentText"/>
    <w:uiPriority w:val="99"/>
    <w:semiHidden/>
    <w:rsid w:val="00CC26D8"/>
  </w:style>
  <w:style w:type="paragraph" w:styleId="CommentSubject">
    <w:name w:val="annotation subject"/>
    <w:basedOn w:val="CommentText"/>
    <w:next w:val="CommentText"/>
    <w:link w:val="CommentSubjectChar"/>
    <w:uiPriority w:val="99"/>
    <w:semiHidden/>
    <w:unhideWhenUsed/>
    <w:rsid w:val="00CC26D8"/>
    <w:rPr>
      <w:b/>
      <w:bCs/>
    </w:rPr>
  </w:style>
  <w:style w:type="character" w:customStyle="1" w:styleId="CommentSubjectChar">
    <w:name w:val="Comment Subject Char"/>
    <w:basedOn w:val="CommentTextChar"/>
    <w:link w:val="CommentSubject"/>
    <w:uiPriority w:val="99"/>
    <w:semiHidden/>
    <w:rsid w:val="00CC26D8"/>
    <w:rPr>
      <w:b/>
      <w:bCs/>
    </w:rPr>
  </w:style>
  <w:style w:type="paragraph" w:styleId="BalloonText">
    <w:name w:val="Balloon Text"/>
    <w:basedOn w:val="Normal"/>
    <w:link w:val="BalloonTextChar"/>
    <w:uiPriority w:val="99"/>
    <w:semiHidden/>
    <w:unhideWhenUsed/>
    <w:rsid w:val="00CC26D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6D8"/>
    <w:rPr>
      <w:rFonts w:ascii="Segoe UI" w:hAnsi="Segoe UI" w:cs="Segoe UI"/>
      <w:sz w:val="18"/>
      <w:szCs w:val="18"/>
    </w:rPr>
  </w:style>
  <w:style w:type="paragraph" w:styleId="Header">
    <w:name w:val="header"/>
    <w:basedOn w:val="Normal"/>
    <w:link w:val="HeaderChar"/>
    <w:uiPriority w:val="99"/>
    <w:unhideWhenUsed/>
    <w:rsid w:val="00E94ADA"/>
    <w:pPr>
      <w:tabs>
        <w:tab w:val="center" w:pos="4680"/>
        <w:tab w:val="right" w:pos="9360"/>
      </w:tabs>
    </w:pPr>
  </w:style>
  <w:style w:type="character" w:customStyle="1" w:styleId="HeaderChar">
    <w:name w:val="Header Char"/>
    <w:basedOn w:val="DefaultParagraphFont"/>
    <w:link w:val="Header"/>
    <w:uiPriority w:val="99"/>
    <w:rsid w:val="00E94ADA"/>
  </w:style>
  <w:style w:type="paragraph" w:styleId="Footer">
    <w:name w:val="footer"/>
    <w:basedOn w:val="Normal"/>
    <w:link w:val="FooterChar"/>
    <w:uiPriority w:val="99"/>
    <w:unhideWhenUsed/>
    <w:rsid w:val="00E94ADA"/>
    <w:pPr>
      <w:tabs>
        <w:tab w:val="center" w:pos="4680"/>
        <w:tab w:val="right" w:pos="9360"/>
      </w:tabs>
    </w:pPr>
  </w:style>
  <w:style w:type="character" w:customStyle="1" w:styleId="FooterChar">
    <w:name w:val="Footer Char"/>
    <w:basedOn w:val="DefaultParagraphFont"/>
    <w:link w:val="Footer"/>
    <w:uiPriority w:val="99"/>
    <w:rsid w:val="00E94ADA"/>
  </w:style>
  <w:style w:type="character" w:styleId="PlaceholderText">
    <w:name w:val="Placeholder Text"/>
    <w:basedOn w:val="DefaultParagraphFont"/>
    <w:uiPriority w:val="99"/>
    <w:semiHidden/>
    <w:rsid w:val="00E32A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6.png"/><Relationship Id="rId1" Type="http://schemas.openxmlformats.org/officeDocument/2006/relationships/image" Target="media/image5.jpeg"/></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3.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microsoft.com/office/2011/relationships/people" Target="peop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7.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comments" Target="comments.xml"/><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30.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8</Pages>
  <Words>5588</Words>
  <Characters>31856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yhpang</dc:creator>
  <cp:lastModifiedBy>User</cp:lastModifiedBy>
  <cp:revision>62</cp:revision>
  <dcterms:created xsi:type="dcterms:W3CDTF">2020-04-09T04:09:00Z</dcterms:created>
  <dcterms:modified xsi:type="dcterms:W3CDTF">2020-04-09T23:02:00Z</dcterms:modified>
</cp:coreProperties>
</file>